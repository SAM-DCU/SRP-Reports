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096E" w14:textId="63925172" w:rsidR="008D7B7E" w:rsidRDefault="008D7B7E"/>
    <w:p w14:paraId="6259B375" w14:textId="76A72412" w:rsidR="00387E00" w:rsidRDefault="00387E00" w:rsidP="00387E00">
      <w:pPr>
        <w:jc w:val="center"/>
        <w:rPr>
          <w:b/>
          <w:bCs/>
          <w:sz w:val="40"/>
          <w:szCs w:val="40"/>
        </w:rPr>
      </w:pPr>
      <w:r>
        <w:rPr>
          <w:b/>
          <w:bCs/>
          <w:sz w:val="40"/>
          <w:szCs w:val="40"/>
        </w:rPr>
        <w:t>SUSTAINABLE RIVERS PROGRAM</w:t>
      </w:r>
    </w:p>
    <w:p w14:paraId="796EC22B" w14:textId="2D3E80EF" w:rsidR="00387E00" w:rsidRDefault="00387E00" w:rsidP="00B05972">
      <w:pPr>
        <w:jc w:val="center"/>
        <w:rPr>
          <w:b/>
          <w:bCs/>
          <w:sz w:val="40"/>
          <w:szCs w:val="40"/>
        </w:rPr>
      </w:pPr>
      <w:r>
        <w:rPr>
          <w:b/>
          <w:bCs/>
          <w:sz w:val="40"/>
          <w:szCs w:val="40"/>
        </w:rPr>
        <w:t>USACE MOBILE DISTRICT</w:t>
      </w:r>
    </w:p>
    <w:p w14:paraId="291BE023" w14:textId="0BF34C2C" w:rsidR="00387E00" w:rsidRDefault="00B05972" w:rsidP="00387E00">
      <w:pPr>
        <w:rPr>
          <w:b/>
          <w:bCs/>
          <w:sz w:val="40"/>
          <w:szCs w:val="40"/>
        </w:rPr>
      </w:pPr>
      <w:r>
        <w:rPr>
          <w:b/>
          <w:bCs/>
          <w:noProof/>
          <w:sz w:val="40"/>
          <w:szCs w:val="40"/>
        </w:rPr>
        <w:drawing>
          <wp:anchor distT="0" distB="0" distL="114300" distR="114300" simplePos="0" relativeHeight="251658244" behindDoc="0" locked="0" layoutInCell="1" allowOverlap="1" wp14:anchorId="33A73FCE" wp14:editId="778910B2">
            <wp:simplePos x="0" y="0"/>
            <wp:positionH relativeFrom="column">
              <wp:posOffset>1384993</wp:posOffset>
            </wp:positionH>
            <wp:positionV relativeFrom="paragraph">
              <wp:posOffset>164523</wp:posOffset>
            </wp:positionV>
            <wp:extent cx="3290454" cy="2188152"/>
            <wp:effectExtent l="0" t="0" r="5715" b="3175"/>
            <wp:wrapNone/>
            <wp:docPr id="432624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0454" cy="2188152"/>
                    </a:xfrm>
                    <a:prstGeom prst="rect">
                      <a:avLst/>
                    </a:prstGeom>
                    <a:noFill/>
                  </pic:spPr>
                </pic:pic>
              </a:graphicData>
            </a:graphic>
            <wp14:sizeRelH relativeFrom="margin">
              <wp14:pctWidth>0</wp14:pctWidth>
            </wp14:sizeRelH>
            <wp14:sizeRelV relativeFrom="margin">
              <wp14:pctHeight>0</wp14:pctHeight>
            </wp14:sizeRelV>
          </wp:anchor>
        </w:drawing>
      </w:r>
    </w:p>
    <w:p w14:paraId="2D726393" w14:textId="3A613612" w:rsidR="00387E00" w:rsidRDefault="00387E00" w:rsidP="00387E00">
      <w:pPr>
        <w:rPr>
          <w:b/>
          <w:bCs/>
          <w:sz w:val="40"/>
          <w:szCs w:val="40"/>
        </w:rPr>
      </w:pPr>
    </w:p>
    <w:p w14:paraId="1862D579" w14:textId="056B467E" w:rsidR="00387E00" w:rsidRDefault="00387E00" w:rsidP="00387E00">
      <w:pPr>
        <w:rPr>
          <w:b/>
          <w:bCs/>
          <w:sz w:val="40"/>
          <w:szCs w:val="40"/>
        </w:rPr>
      </w:pPr>
    </w:p>
    <w:p w14:paraId="22A438FC" w14:textId="4B260E4A" w:rsidR="00387E00" w:rsidRDefault="00387E00" w:rsidP="00387E00">
      <w:pPr>
        <w:rPr>
          <w:b/>
          <w:bCs/>
          <w:sz w:val="40"/>
          <w:szCs w:val="40"/>
        </w:rPr>
      </w:pPr>
    </w:p>
    <w:p w14:paraId="490802DD" w14:textId="0AB2EDEE" w:rsidR="00387E00" w:rsidRDefault="00387E00" w:rsidP="00387E00">
      <w:pPr>
        <w:rPr>
          <w:b/>
          <w:bCs/>
          <w:sz w:val="40"/>
          <w:szCs w:val="40"/>
        </w:rPr>
      </w:pPr>
    </w:p>
    <w:p w14:paraId="5362C096" w14:textId="2E3454D2" w:rsidR="00387E00" w:rsidRDefault="00387E00" w:rsidP="00387E00">
      <w:pPr>
        <w:jc w:val="center"/>
        <w:rPr>
          <w:b/>
          <w:bCs/>
          <w:sz w:val="40"/>
          <w:szCs w:val="40"/>
        </w:rPr>
      </w:pPr>
    </w:p>
    <w:p w14:paraId="46E58E61" w14:textId="5D84F1F8" w:rsidR="00387E00" w:rsidRDefault="002E6764" w:rsidP="00387E00">
      <w:pPr>
        <w:jc w:val="center"/>
        <w:rPr>
          <w:b/>
          <w:bCs/>
          <w:sz w:val="40"/>
          <w:szCs w:val="40"/>
        </w:rPr>
      </w:pPr>
      <w:r>
        <w:rPr>
          <w:b/>
          <w:bCs/>
          <w:sz w:val="40"/>
          <w:szCs w:val="40"/>
        </w:rPr>
        <w:t>MILLERS FERRY AND CLAIBORNE LOCKS AND DAMS</w:t>
      </w:r>
    </w:p>
    <w:p w14:paraId="63199C59" w14:textId="638FA1D9" w:rsidR="002E6764" w:rsidRDefault="002E6764" w:rsidP="00387E00">
      <w:pPr>
        <w:jc w:val="center"/>
        <w:rPr>
          <w:b/>
          <w:bCs/>
          <w:sz w:val="40"/>
          <w:szCs w:val="40"/>
        </w:rPr>
      </w:pPr>
      <w:r>
        <w:rPr>
          <w:b/>
          <w:bCs/>
          <w:sz w:val="40"/>
          <w:szCs w:val="40"/>
        </w:rPr>
        <w:t>ALABAMA RIVER</w:t>
      </w:r>
    </w:p>
    <w:p w14:paraId="5162CD92" w14:textId="67D32C02" w:rsidR="00387E00" w:rsidRDefault="006639AA" w:rsidP="000F057F">
      <w:pPr>
        <w:jc w:val="center"/>
        <w:rPr>
          <w:b/>
          <w:bCs/>
          <w:sz w:val="40"/>
          <w:szCs w:val="40"/>
        </w:rPr>
      </w:pPr>
      <w:r>
        <w:rPr>
          <w:b/>
          <w:bCs/>
          <w:sz w:val="40"/>
          <w:szCs w:val="40"/>
        </w:rPr>
        <w:t>FY 2023 Summary and Baseline Report</w:t>
      </w:r>
    </w:p>
    <w:p w14:paraId="7AFE6615" w14:textId="71E7D1DC" w:rsidR="0055609C" w:rsidRDefault="0055609C" w:rsidP="000F057F">
      <w:pPr>
        <w:jc w:val="center"/>
        <w:rPr>
          <w:b/>
          <w:bCs/>
          <w:sz w:val="40"/>
          <w:szCs w:val="40"/>
        </w:rPr>
      </w:pPr>
      <w:r>
        <w:rPr>
          <w:b/>
          <w:bCs/>
          <w:sz w:val="40"/>
          <w:szCs w:val="40"/>
        </w:rPr>
        <w:t xml:space="preserve">Terry W. Rickey Jr., </w:t>
      </w:r>
      <w:r w:rsidR="00880379">
        <w:rPr>
          <w:b/>
          <w:bCs/>
          <w:sz w:val="40"/>
          <w:szCs w:val="40"/>
        </w:rPr>
        <w:t xml:space="preserve">Jason Thornberry, Cal Johnson, </w:t>
      </w:r>
      <w:r w:rsidR="00880379">
        <w:rPr>
          <w:b/>
          <w:bCs/>
          <w:sz w:val="40"/>
          <w:szCs w:val="40"/>
        </w:rPr>
        <w:br/>
        <w:t xml:space="preserve">Pat O’Neal </w:t>
      </w:r>
    </w:p>
    <w:p w14:paraId="5317224A" w14:textId="0D53A050" w:rsidR="000F057F" w:rsidRDefault="000F057F" w:rsidP="000F057F">
      <w:pPr>
        <w:jc w:val="center"/>
        <w:rPr>
          <w:b/>
          <w:bCs/>
          <w:sz w:val="40"/>
          <w:szCs w:val="40"/>
        </w:rPr>
      </w:pPr>
    </w:p>
    <w:p w14:paraId="53ED9D96" w14:textId="6409D8AA" w:rsidR="000F057F" w:rsidRDefault="00AC0A99" w:rsidP="000F057F">
      <w:pPr>
        <w:jc w:val="center"/>
        <w:rPr>
          <w:b/>
          <w:bCs/>
          <w:sz w:val="40"/>
          <w:szCs w:val="40"/>
        </w:rPr>
      </w:pPr>
      <w:r>
        <w:rPr>
          <w:noProof/>
        </w:rPr>
        <w:drawing>
          <wp:anchor distT="0" distB="0" distL="114300" distR="114300" simplePos="0" relativeHeight="251658241" behindDoc="1" locked="0" layoutInCell="1" allowOverlap="1" wp14:anchorId="14C8E27F" wp14:editId="2E270BBB">
            <wp:simplePos x="0" y="0"/>
            <wp:positionH relativeFrom="column">
              <wp:posOffset>3912870</wp:posOffset>
            </wp:positionH>
            <wp:positionV relativeFrom="paragraph">
              <wp:posOffset>167005</wp:posOffset>
            </wp:positionV>
            <wp:extent cx="2570018" cy="742578"/>
            <wp:effectExtent l="0" t="0" r="1905" b="635"/>
            <wp:wrapNone/>
            <wp:docPr id="2028927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0018" cy="742578"/>
                    </a:xfrm>
                    <a:prstGeom prst="rect">
                      <a:avLst/>
                    </a:prstGeom>
                    <a:noFill/>
                  </pic:spPr>
                </pic:pic>
              </a:graphicData>
            </a:graphic>
            <wp14:sizeRelH relativeFrom="margin">
              <wp14:pctWidth>0</wp14:pctWidth>
            </wp14:sizeRelH>
            <wp14:sizeRelV relativeFrom="margin">
              <wp14:pctHeight>0</wp14:pctHeight>
            </wp14:sizeRelV>
          </wp:anchor>
        </w:drawing>
      </w:r>
      <w:r w:rsidR="000F057F">
        <w:rPr>
          <w:b/>
          <w:bCs/>
          <w:noProof/>
          <w:sz w:val="40"/>
          <w:szCs w:val="40"/>
        </w:rPr>
        <w:drawing>
          <wp:anchor distT="0" distB="0" distL="114300" distR="114300" simplePos="0" relativeHeight="251658240" behindDoc="0" locked="0" layoutInCell="1" allowOverlap="1" wp14:anchorId="29568945" wp14:editId="24E1FB0D">
            <wp:simplePos x="0" y="0"/>
            <wp:positionH relativeFrom="column">
              <wp:posOffset>518680</wp:posOffset>
            </wp:positionH>
            <wp:positionV relativeFrom="paragraph">
              <wp:posOffset>42545</wp:posOffset>
            </wp:positionV>
            <wp:extent cx="1989018" cy="1607127"/>
            <wp:effectExtent l="0" t="0" r="0" b="0"/>
            <wp:wrapNone/>
            <wp:docPr id="726710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9018" cy="1607127"/>
                    </a:xfrm>
                    <a:prstGeom prst="rect">
                      <a:avLst/>
                    </a:prstGeom>
                    <a:noFill/>
                  </pic:spPr>
                </pic:pic>
              </a:graphicData>
            </a:graphic>
            <wp14:sizeRelH relativeFrom="margin">
              <wp14:pctWidth>0</wp14:pctWidth>
            </wp14:sizeRelH>
            <wp14:sizeRelV relativeFrom="margin">
              <wp14:pctHeight>0</wp14:pctHeight>
            </wp14:sizeRelV>
          </wp:anchor>
        </w:drawing>
      </w:r>
    </w:p>
    <w:p w14:paraId="6CD20830" w14:textId="7DEA020D" w:rsidR="00387E00" w:rsidRDefault="00387E00" w:rsidP="00387E00"/>
    <w:p w14:paraId="20D1666D" w14:textId="6731E693" w:rsidR="000F057F" w:rsidRDefault="002405B8">
      <w:pPr>
        <w:rPr>
          <w:ins w:id="0" w:author="Rickey, Terry W (TJ) JR CIV USARMY CESAM (USA)" w:date="2026-01-14T07:48:00Z" w16du:dateUtc="2026-01-14T13:48:00Z"/>
        </w:rPr>
      </w:pPr>
      <w:r>
        <w:rPr>
          <w:noProof/>
        </w:rPr>
        <w:drawing>
          <wp:anchor distT="0" distB="0" distL="114300" distR="114300" simplePos="0" relativeHeight="251658245" behindDoc="0" locked="0" layoutInCell="1" allowOverlap="1" wp14:anchorId="3865644C" wp14:editId="0067802E">
            <wp:simplePos x="0" y="0"/>
            <wp:positionH relativeFrom="column">
              <wp:posOffset>4431665</wp:posOffset>
            </wp:positionH>
            <wp:positionV relativeFrom="paragraph">
              <wp:posOffset>807085</wp:posOffset>
            </wp:positionV>
            <wp:extent cx="1066800" cy="1273930"/>
            <wp:effectExtent l="0" t="0" r="0" b="2540"/>
            <wp:wrapNone/>
            <wp:docPr id="365714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6800" cy="127393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1306A4" wp14:editId="40BEC6A1">
            <wp:simplePos x="0" y="0"/>
            <wp:positionH relativeFrom="column">
              <wp:posOffset>2451100</wp:posOffset>
            </wp:positionH>
            <wp:positionV relativeFrom="paragraph">
              <wp:posOffset>835025</wp:posOffset>
            </wp:positionV>
            <wp:extent cx="1108364" cy="1108364"/>
            <wp:effectExtent l="0" t="0" r="0" b="0"/>
            <wp:wrapNone/>
            <wp:docPr id="1614689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8364" cy="1108364"/>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2D9661EA" wp14:editId="778B907A">
            <wp:simplePos x="0" y="0"/>
            <wp:positionH relativeFrom="column">
              <wp:posOffset>558800</wp:posOffset>
            </wp:positionH>
            <wp:positionV relativeFrom="paragraph">
              <wp:posOffset>1038860</wp:posOffset>
            </wp:positionV>
            <wp:extent cx="1413164" cy="874915"/>
            <wp:effectExtent l="0" t="0" r="0" b="0"/>
            <wp:wrapNone/>
            <wp:docPr id="1565548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13164" cy="874915"/>
                    </a:xfrm>
                    <a:prstGeom prst="rect">
                      <a:avLst/>
                    </a:prstGeom>
                    <a:noFill/>
                  </pic:spPr>
                </pic:pic>
              </a:graphicData>
            </a:graphic>
            <wp14:sizeRelH relativeFrom="margin">
              <wp14:pctWidth>0</wp14:pctWidth>
            </wp14:sizeRelH>
            <wp14:sizeRelV relativeFrom="margin">
              <wp14:pctHeight>0</wp14:pctHeight>
            </wp14:sizeRelV>
          </wp:anchor>
        </w:drawing>
      </w:r>
      <w:r w:rsidR="000F057F">
        <w:br w:type="page"/>
      </w:r>
    </w:p>
    <w:p w14:paraId="25100FC1" w14:textId="77777777" w:rsidR="00087E5D" w:rsidRPr="00087E5D" w:rsidRDefault="00087E5D" w:rsidP="00087E5D">
      <w:pPr>
        <w:rPr>
          <w:ins w:id="1" w:author="Rickey, Terry W (TJ) JR CIV USARMY CESAM (USA)" w:date="2026-01-14T07:49:00Z"/>
          <w:b/>
          <w:bCs/>
        </w:rPr>
      </w:pPr>
      <w:ins w:id="2" w:author="Rickey, Terry W (TJ) JR CIV USARMY CESAM (USA)" w:date="2026-01-14T07:49:00Z">
        <w:r w:rsidRPr="00087E5D">
          <w:lastRenderedPageBreak/>
          <w:t> Executive Summary</w:t>
        </w:r>
      </w:ins>
    </w:p>
    <w:p w14:paraId="16B5BF51" w14:textId="77777777" w:rsidR="00087E5D" w:rsidRDefault="00087E5D" w:rsidP="00EF327B">
      <w:pPr>
        <w:rPr>
          <w:ins w:id="3" w:author="Rickey, Terry W (TJ) JR CIV USARMY CESAM (USA)" w:date="2026-01-14T07:49:00Z" w16du:dateUtc="2026-01-14T13:49:00Z"/>
        </w:rPr>
      </w:pPr>
    </w:p>
    <w:p w14:paraId="14128A69" w14:textId="7A4DD372" w:rsidR="00EF327B" w:rsidRPr="00EF327B" w:rsidRDefault="00EF327B" w:rsidP="00EF327B">
      <w:pPr>
        <w:rPr>
          <w:ins w:id="4" w:author="Rickey, Terry W (TJ) JR CIV USARMY CESAM (USA)" w:date="2026-01-14T07:48:00Z"/>
        </w:rPr>
      </w:pPr>
      <w:ins w:id="5" w:author="Rickey, Terry W (TJ) JR CIV USARMY CESAM (USA)" w:date="2026-01-14T07:48:00Z">
        <w:r w:rsidRPr="00EF327B">
          <w:t>Introduction: The Claiborne and Millers Ferry Locks and Dams have fragmented the Alabama River for over 50 years, impacting its aquatic ecosystem. This report details the findings of the Fiscal Year 2023 (FY23) baseline characterization study, a multi-agency effort designed to provide a comprehensive, quantitative "snapshot" of the river's ecological state prior to targeted fish passage investigations.</w:t>
        </w:r>
      </w:ins>
    </w:p>
    <w:p w14:paraId="26548DBA" w14:textId="77777777" w:rsidR="00EF327B" w:rsidRPr="00EF327B" w:rsidRDefault="00EF327B" w:rsidP="00EF327B">
      <w:pPr>
        <w:rPr>
          <w:ins w:id="6" w:author="Rickey, Terry W (TJ) JR CIV USARMY CESAM (USA)" w:date="2026-01-14T07:48:00Z"/>
        </w:rPr>
      </w:pPr>
      <w:ins w:id="7" w:author="Rickey, Terry W (TJ) JR CIV USARMY CESAM (USA)" w:date="2026-01-14T07:48:00Z">
        <w:r w:rsidRPr="00EF327B">
          <w:t>Methods: With foundational data provided by the Geological Survey of Alabama (GSA), this study utilized a multi-gear sampling approach to inventory the fish community across three major river reaches: Downstream of Claiborne L&amp;D, Between the Dams (Claiborne Pool), and Upstream of Millers Ferry L&amp;D. Methodologies included standardized boat electrofishing following the USGS IBI protocol (O'Neil et al., 2013), targeted river trawling over historical gravel bars, and large-seine sampling in shallow-water habitats.</w:t>
        </w:r>
      </w:ins>
    </w:p>
    <w:p w14:paraId="14CDD929" w14:textId="77777777" w:rsidR="00EF327B" w:rsidRPr="00EF327B" w:rsidRDefault="00EF327B" w:rsidP="00EF327B">
      <w:pPr>
        <w:rPr>
          <w:ins w:id="8" w:author="Rickey, Terry W (TJ) JR CIV USARMY CESAM (USA)" w:date="2026-01-14T07:48:00Z"/>
        </w:rPr>
      </w:pPr>
      <w:ins w:id="9" w:author="Rickey, Terry W (TJ) JR CIV USARMY CESAM (USA)" w:date="2026-01-14T07:48:00Z">
        <w:r w:rsidRPr="00EF327B">
          <w:t>Key Findings: The validated dataset comprises 33,926 individuals and provides a clear diagnosis of a fragmented river system.</w:t>
        </w:r>
      </w:ins>
    </w:p>
    <w:p w14:paraId="3810C366" w14:textId="77777777" w:rsidR="00EF327B" w:rsidRPr="00EF327B" w:rsidRDefault="00EF327B">
      <w:pPr>
        <w:rPr>
          <w:ins w:id="10" w:author="Rickey, Terry W (TJ) JR CIV USARMY CESAM (USA)" w:date="2026-01-14T07:48:00Z"/>
        </w:rPr>
        <w:pPrChange w:id="11" w:author="Rickey, Terry W (TJ) JR CIV USARMY CESAM (USA)" w:date="2026-01-14T07:48:00Z" w16du:dateUtc="2026-01-14T13:48:00Z">
          <w:pPr>
            <w:numPr>
              <w:numId w:val="8"/>
            </w:numPr>
            <w:tabs>
              <w:tab w:val="num" w:pos="720"/>
            </w:tabs>
            <w:ind w:left="720" w:hanging="360"/>
          </w:pPr>
        </w:pPrChange>
      </w:pPr>
      <w:ins w:id="12" w:author="Rickey, Terry W (TJ) JR CIV USARMY CESAM (USA)" w:date="2026-01-14T07:48:00Z">
        <w:r w:rsidRPr="00EF327B">
          <w:t>A Reservoir of Biodiversity Downstream: The unimpounded, free-flowing reach below Claiborne Dam supports the highest species richness (S=41) and the most robust population of resident sport fish.</w:t>
        </w:r>
      </w:ins>
    </w:p>
    <w:p w14:paraId="76250129" w14:textId="77777777" w:rsidR="00EF327B" w:rsidRPr="00EF327B" w:rsidRDefault="00EF327B">
      <w:pPr>
        <w:rPr>
          <w:ins w:id="13" w:author="Rickey, Terry W (TJ) JR CIV USARMY CESAM (USA)" w:date="2026-01-14T07:48:00Z"/>
        </w:rPr>
        <w:pPrChange w:id="14" w:author="Rickey, Terry W (TJ) JR CIV USARMY CESAM (USA)" w:date="2026-01-14T07:48:00Z" w16du:dateUtc="2026-01-14T13:48:00Z">
          <w:pPr>
            <w:numPr>
              <w:numId w:val="8"/>
            </w:numPr>
            <w:tabs>
              <w:tab w:val="num" w:pos="720"/>
            </w:tabs>
            <w:ind w:left="720" w:hanging="360"/>
          </w:pPr>
        </w:pPrChange>
      </w:pPr>
      <w:ins w:id="15" w:author="Rickey, Terry W (TJ) JR CIV USARMY CESAM (USA)" w:date="2026-01-14T07:48:00Z">
        <w:r w:rsidRPr="00EF327B">
          <w:t>An Impoundment Effect on Abundance: The first impoundment ("Between Dams") exhibited hyper-abundance (N=25,411), driven by massive catches of a few small-bodied forage species thriving in the lake-like environment.</w:t>
        </w:r>
      </w:ins>
    </w:p>
    <w:p w14:paraId="04AA6B53" w14:textId="77777777" w:rsidR="00EF327B" w:rsidRPr="00EF327B" w:rsidRDefault="00EF327B">
      <w:pPr>
        <w:rPr>
          <w:ins w:id="16" w:author="Rickey, Terry W (TJ) JR CIV USARMY CESAM (USA)" w:date="2026-01-14T07:48:00Z"/>
        </w:rPr>
        <w:pPrChange w:id="17" w:author="Rickey, Terry W (TJ) JR CIV USARMY CESAM (USA)" w:date="2026-01-14T07:48:00Z" w16du:dateUtc="2026-01-14T13:48:00Z">
          <w:pPr>
            <w:numPr>
              <w:numId w:val="8"/>
            </w:numPr>
            <w:tabs>
              <w:tab w:val="num" w:pos="720"/>
            </w:tabs>
            <w:ind w:left="720" w:hanging="360"/>
          </w:pPr>
        </w:pPrChange>
      </w:pPr>
      <w:ins w:id="18" w:author="Rickey, Terry W (TJ) JR CIV USARMY CESAM (USA)" w:date="2026-01-14T07:48:00Z">
        <w:r w:rsidRPr="00EF327B">
          <w:t>A Cumulative Decline in Diversity Upstream: The reach above Millers Ferry Dam had the lowest total abundance and the lowest biodiversity (Shannon Index H=1.22), demonstrating the cumulative negative impact of the dams on ecological balance.</w:t>
        </w:r>
      </w:ins>
    </w:p>
    <w:p w14:paraId="18E3F226" w14:textId="77777777" w:rsidR="00EF327B" w:rsidRPr="00EF327B" w:rsidRDefault="00EF327B">
      <w:pPr>
        <w:rPr>
          <w:ins w:id="19" w:author="Rickey, Terry W (TJ) JR CIV USARMY CESAM (USA)" w:date="2026-01-14T07:48:00Z"/>
        </w:rPr>
        <w:pPrChange w:id="20" w:author="Rickey, Terry W (TJ) JR CIV USARMY CESAM (USA)" w:date="2026-01-14T07:48:00Z" w16du:dateUtc="2026-01-14T13:48:00Z">
          <w:pPr>
            <w:numPr>
              <w:numId w:val="8"/>
            </w:numPr>
            <w:tabs>
              <w:tab w:val="num" w:pos="720"/>
            </w:tabs>
            <w:ind w:left="720" w:hanging="360"/>
          </w:pPr>
        </w:pPrChange>
      </w:pPr>
      <w:ins w:id="21" w:author="Rickey, Terry W (TJ) JR CIV USARMY CESAM (USA)" w:date="2026-01-14T07:48:00Z">
        <w:r w:rsidRPr="00EF327B">
          <w:t>Discovery of Resilient Specialist Populations: Targeted trawling successfully documented the presence of the rare Crystal Darter, confirming that critical submerged gravel bar habitats remain ecologically functional.</w:t>
        </w:r>
      </w:ins>
    </w:p>
    <w:p w14:paraId="7BCD489C" w14:textId="77777777" w:rsidR="00EF327B" w:rsidRPr="00EF327B" w:rsidRDefault="00EF327B" w:rsidP="00EF327B">
      <w:pPr>
        <w:rPr>
          <w:ins w:id="22" w:author="Rickey, Terry W (TJ) JR CIV USARMY CESAM (USA)" w:date="2026-01-14T07:48:00Z"/>
        </w:rPr>
      </w:pPr>
      <w:ins w:id="23" w:author="Rickey, Terry W (TJ) JR CIV USARMY CESAM (USA)" w:date="2026-01-14T07:48:00Z">
        <w:r w:rsidRPr="00EF327B">
          <w:t>Conclusion: The FY23 baseline study quantitatively confirms that the Alabama River is a system defined by fragmentation, where impoundment has led to a dramatic loss of biodiversity and a shift in community structure away from a natural, balanced riverine ecosystem. This report establishes the definitive "before" picture and provides the unambiguous scientific justification for the subsequent SRP studies aimed at restoring ecological connectivity.</w:t>
        </w:r>
      </w:ins>
    </w:p>
    <w:p w14:paraId="23E48563" w14:textId="77777777" w:rsidR="00EF327B" w:rsidRDefault="00EF327B">
      <w:pPr>
        <w:rPr>
          <w:ins w:id="24" w:author="Rickey, Terry W (TJ) JR CIV USARMY CESAM (USA)" w:date="2026-01-14T07:48:00Z" w16du:dateUtc="2026-01-14T13:48:00Z"/>
          <w:rFonts w:asciiTheme="majorHAnsi" w:eastAsiaTheme="majorEastAsia" w:hAnsiTheme="majorHAnsi" w:cstheme="majorBidi"/>
          <w:color w:val="2F5496" w:themeColor="accent1" w:themeShade="BF"/>
          <w:sz w:val="32"/>
          <w:szCs w:val="32"/>
        </w:rPr>
      </w:pPr>
    </w:p>
    <w:p w14:paraId="36CDCE78" w14:textId="77777777" w:rsidR="00EF327B" w:rsidRDefault="00EF327B">
      <w:pPr>
        <w:rPr>
          <w:ins w:id="25" w:author="Rickey, Terry W (TJ) JR CIV USARMY CESAM (USA)" w:date="2026-01-14T07:48:00Z" w16du:dateUtc="2026-01-14T13:48:00Z"/>
          <w:rFonts w:asciiTheme="majorHAnsi" w:eastAsiaTheme="majorEastAsia" w:hAnsiTheme="majorHAnsi" w:cstheme="majorBidi"/>
          <w:color w:val="2F5496" w:themeColor="accent1" w:themeShade="BF"/>
          <w:sz w:val="32"/>
          <w:szCs w:val="32"/>
        </w:rPr>
      </w:pPr>
    </w:p>
    <w:p w14:paraId="0C64BBFF" w14:textId="77777777" w:rsidR="00EF327B" w:rsidRDefault="00EF327B">
      <w:pPr>
        <w:rPr>
          <w:ins w:id="26" w:author="Rickey, Terry W (TJ) JR CIV USARMY CESAM (USA)" w:date="2026-01-14T07:48:00Z" w16du:dateUtc="2026-01-14T13:48:00Z"/>
          <w:rFonts w:asciiTheme="majorHAnsi" w:eastAsiaTheme="majorEastAsia" w:hAnsiTheme="majorHAnsi" w:cstheme="majorBidi"/>
          <w:color w:val="2F5496" w:themeColor="accent1" w:themeShade="BF"/>
          <w:sz w:val="32"/>
          <w:szCs w:val="32"/>
        </w:rPr>
      </w:pPr>
    </w:p>
    <w:p w14:paraId="079292B3" w14:textId="77777777" w:rsidR="00EF327B" w:rsidRDefault="00EF327B">
      <w:pPr>
        <w:rPr>
          <w:ins w:id="27" w:author="Rickey, Terry W (TJ) JR CIV USARMY CESAM (USA)" w:date="2026-01-14T07:48:00Z" w16du:dateUtc="2026-01-14T13:48:00Z"/>
          <w:rFonts w:asciiTheme="majorHAnsi" w:eastAsiaTheme="majorEastAsia" w:hAnsiTheme="majorHAnsi" w:cstheme="majorBidi"/>
          <w:color w:val="2F5496" w:themeColor="accent1" w:themeShade="BF"/>
          <w:sz w:val="32"/>
          <w:szCs w:val="32"/>
        </w:rPr>
      </w:pPr>
    </w:p>
    <w:p w14:paraId="00D07819" w14:textId="77777777" w:rsidR="00EF327B" w:rsidRDefault="00EF327B">
      <w:pPr>
        <w:rPr>
          <w:ins w:id="28" w:author="Rickey, Terry W (TJ) JR CIV USARMY CESAM (USA)" w:date="2026-01-14T07:48:00Z" w16du:dateUtc="2026-01-14T13:48:00Z"/>
          <w:rFonts w:asciiTheme="majorHAnsi" w:eastAsiaTheme="majorEastAsia" w:hAnsiTheme="majorHAnsi" w:cstheme="majorBidi"/>
          <w:color w:val="2F5496" w:themeColor="accent1" w:themeShade="BF"/>
          <w:sz w:val="32"/>
          <w:szCs w:val="32"/>
        </w:rPr>
      </w:pPr>
    </w:p>
    <w:p w14:paraId="43D55054" w14:textId="77777777" w:rsidR="00EF327B" w:rsidRDefault="00EF327B">
      <w:pPr>
        <w:rPr>
          <w:rFonts w:asciiTheme="majorHAnsi" w:eastAsiaTheme="majorEastAsia" w:hAnsiTheme="majorHAnsi" w:cstheme="majorBidi"/>
          <w:color w:val="2F5496" w:themeColor="accent1" w:themeShade="BF"/>
          <w:sz w:val="32"/>
          <w:szCs w:val="32"/>
        </w:rPr>
      </w:pPr>
    </w:p>
    <w:customXmlInsRangeStart w:id="29" w:author="Rickey, Terry W (TJ) JR CIV USARMY CESAM (USA)" w:date="2026-01-14T12:26:00Z"/>
    <w:sdt>
      <w:sdtPr>
        <w:rPr>
          <w:rFonts w:asciiTheme="minorHAnsi" w:eastAsiaTheme="minorHAnsi" w:hAnsiTheme="minorHAnsi" w:cstheme="minorBidi"/>
          <w:color w:val="auto"/>
          <w:kern w:val="2"/>
          <w:sz w:val="22"/>
          <w:szCs w:val="22"/>
          <w14:ligatures w14:val="standardContextual"/>
        </w:rPr>
        <w:id w:val="-1439371828"/>
        <w:docPartObj>
          <w:docPartGallery w:val="Table of Contents"/>
          <w:docPartUnique/>
        </w:docPartObj>
      </w:sdtPr>
      <w:sdtEndPr>
        <w:rPr>
          <w:b/>
          <w:bCs/>
          <w:noProof/>
        </w:rPr>
      </w:sdtEndPr>
      <w:sdtContent>
        <w:customXmlInsRangeEnd w:id="29"/>
        <w:p w14:paraId="6E872811" w14:textId="77034FD5" w:rsidR="00A7724C" w:rsidRDefault="00A7724C">
          <w:pPr>
            <w:pStyle w:val="TOCHeading"/>
            <w:rPr>
              <w:ins w:id="30" w:author="Rickey, Terry W (TJ) JR CIV USARMY CESAM (USA)" w:date="2026-01-14T12:26:00Z" w16du:dateUtc="2026-01-14T18:26:00Z"/>
            </w:rPr>
          </w:pPr>
          <w:ins w:id="31" w:author="Rickey, Terry W (TJ) JR CIV USARMY CESAM (USA)" w:date="2026-01-14T12:26:00Z" w16du:dateUtc="2026-01-14T18:26:00Z">
            <w:r>
              <w:t>Table of Contents</w:t>
            </w:r>
          </w:ins>
        </w:p>
        <w:p w14:paraId="74A68583" w14:textId="79BDF595" w:rsidR="00E12F2E" w:rsidRDefault="00A7724C">
          <w:pPr>
            <w:pStyle w:val="TOC1"/>
            <w:tabs>
              <w:tab w:val="right" w:leader="dot" w:pos="9350"/>
            </w:tabs>
            <w:rPr>
              <w:ins w:id="32" w:author="Rickey, Terry W (TJ) JR CIV USARMY CESAM (USA)" w:date="2026-01-14T12:30:00Z" w16du:dateUtc="2026-01-14T18:30:00Z"/>
              <w:rFonts w:eastAsiaTheme="minorEastAsia"/>
              <w:noProof/>
              <w:sz w:val="24"/>
              <w:szCs w:val="24"/>
            </w:rPr>
          </w:pPr>
          <w:ins w:id="33" w:author="Rickey, Terry W (TJ) JR CIV USARMY CESAM (USA)" w:date="2026-01-14T12:26:00Z" w16du:dateUtc="2026-01-14T18:26:00Z">
            <w:r>
              <w:fldChar w:fldCharType="begin"/>
            </w:r>
            <w:r>
              <w:instrText xml:space="preserve"> TOC \o "1-3" \h \z \u </w:instrText>
            </w:r>
            <w:r>
              <w:fldChar w:fldCharType="separate"/>
            </w:r>
          </w:ins>
          <w:ins w:id="34" w:author="Rickey, Terry W (TJ) JR CIV USARMY CESAM (USA)" w:date="2026-01-14T12:30:00Z" w16du:dateUtc="2026-01-14T18:30:00Z">
            <w:r w:rsidR="00E12F2E" w:rsidRPr="00D3497E">
              <w:rPr>
                <w:rStyle w:val="Hyperlink"/>
                <w:noProof/>
              </w:rPr>
              <w:fldChar w:fldCharType="begin"/>
            </w:r>
            <w:r w:rsidR="00E12F2E" w:rsidRPr="00D3497E">
              <w:rPr>
                <w:rStyle w:val="Hyperlink"/>
                <w:noProof/>
              </w:rPr>
              <w:instrText xml:space="preserve"> </w:instrText>
            </w:r>
            <w:r w:rsidR="00E12F2E">
              <w:rPr>
                <w:noProof/>
              </w:rPr>
              <w:instrText>HYPERLINK \l "_Toc219287578"</w:instrText>
            </w:r>
            <w:r w:rsidR="00E12F2E" w:rsidRPr="00D3497E">
              <w:rPr>
                <w:rStyle w:val="Hyperlink"/>
                <w:noProof/>
              </w:rPr>
              <w:instrText xml:space="preserve"> </w:instrText>
            </w:r>
            <w:r w:rsidR="00E12F2E" w:rsidRPr="00D3497E">
              <w:rPr>
                <w:rStyle w:val="Hyperlink"/>
                <w:noProof/>
              </w:rPr>
            </w:r>
            <w:r w:rsidR="00E12F2E" w:rsidRPr="00D3497E">
              <w:rPr>
                <w:rStyle w:val="Hyperlink"/>
                <w:noProof/>
              </w:rPr>
              <w:fldChar w:fldCharType="separate"/>
            </w:r>
            <w:r w:rsidR="00E12F2E" w:rsidRPr="00D3497E">
              <w:rPr>
                <w:rStyle w:val="Hyperlink"/>
                <w:noProof/>
              </w:rPr>
              <w:t>Introduction</w:t>
            </w:r>
            <w:r w:rsidR="00E12F2E">
              <w:rPr>
                <w:noProof/>
                <w:webHidden/>
              </w:rPr>
              <w:tab/>
            </w:r>
            <w:r w:rsidR="00E12F2E">
              <w:rPr>
                <w:noProof/>
                <w:webHidden/>
              </w:rPr>
              <w:fldChar w:fldCharType="begin"/>
            </w:r>
            <w:r w:rsidR="00E12F2E">
              <w:rPr>
                <w:noProof/>
                <w:webHidden/>
              </w:rPr>
              <w:instrText xml:space="preserve"> PAGEREF _Toc219287578 \h </w:instrText>
            </w:r>
          </w:ins>
          <w:r w:rsidR="00E12F2E">
            <w:rPr>
              <w:noProof/>
              <w:webHidden/>
            </w:rPr>
          </w:r>
          <w:ins w:id="35" w:author="Rickey, Terry W (TJ) JR CIV USARMY CESAM (USA)" w:date="2026-01-14T12:30:00Z" w16du:dateUtc="2026-01-14T18:30:00Z">
            <w:r w:rsidR="00E12F2E">
              <w:rPr>
                <w:noProof/>
                <w:webHidden/>
              </w:rPr>
              <w:fldChar w:fldCharType="separate"/>
            </w:r>
            <w:r w:rsidR="00E12F2E">
              <w:rPr>
                <w:noProof/>
                <w:webHidden/>
              </w:rPr>
              <w:t>5</w:t>
            </w:r>
            <w:r w:rsidR="00E12F2E">
              <w:rPr>
                <w:noProof/>
                <w:webHidden/>
              </w:rPr>
              <w:fldChar w:fldCharType="end"/>
            </w:r>
            <w:r w:rsidR="00E12F2E" w:rsidRPr="00D3497E">
              <w:rPr>
                <w:rStyle w:val="Hyperlink"/>
                <w:noProof/>
              </w:rPr>
              <w:fldChar w:fldCharType="end"/>
            </w:r>
          </w:ins>
        </w:p>
        <w:p w14:paraId="335CE7DB" w14:textId="5436D202" w:rsidR="00E12F2E" w:rsidRDefault="00E12F2E">
          <w:pPr>
            <w:pStyle w:val="TOC2"/>
            <w:tabs>
              <w:tab w:val="right" w:leader="dot" w:pos="9350"/>
            </w:tabs>
            <w:rPr>
              <w:ins w:id="36" w:author="Rickey, Terry W (TJ) JR CIV USARMY CESAM (USA)" w:date="2026-01-14T12:30:00Z" w16du:dateUtc="2026-01-14T18:30:00Z"/>
              <w:rFonts w:eastAsiaTheme="minorEastAsia"/>
              <w:noProof/>
              <w:sz w:val="24"/>
              <w:szCs w:val="24"/>
            </w:rPr>
          </w:pPr>
          <w:ins w:id="37"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"_Toc219287579"</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Alabama River</w:t>
            </w:r>
            <w:r>
              <w:rPr>
                <w:noProof/>
                <w:webHidden/>
              </w:rPr>
              <w:tab/>
            </w:r>
            <w:r>
              <w:rPr>
                <w:noProof/>
                <w:webHidden/>
              </w:rPr>
              <w:fldChar w:fldCharType="begin"/>
            </w:r>
            <w:r>
              <w:rPr>
                <w:noProof/>
                <w:webHidden/>
              </w:rPr>
              <w:instrText xml:space="preserve"> PAGEREF _Toc219287579 \h </w:instrText>
            </w:r>
          </w:ins>
          <w:r>
            <w:rPr>
              <w:noProof/>
              <w:webHidden/>
            </w:rPr>
          </w:r>
          <w:ins w:id="38" w:author="Rickey, Terry W (TJ) JR CIV USARMY CESAM (USA)" w:date="2026-01-14T12:30:00Z" w16du:dateUtc="2026-01-14T18:30:00Z">
            <w:r>
              <w:rPr>
                <w:noProof/>
                <w:webHidden/>
              </w:rPr>
              <w:fldChar w:fldCharType="separate"/>
            </w:r>
            <w:r>
              <w:rPr>
                <w:noProof/>
                <w:webHidden/>
              </w:rPr>
              <w:t>5</w:t>
            </w:r>
            <w:r>
              <w:rPr>
                <w:noProof/>
                <w:webHidden/>
              </w:rPr>
              <w:fldChar w:fldCharType="end"/>
            </w:r>
            <w:r w:rsidRPr="00D3497E">
              <w:rPr>
                <w:rStyle w:val="Hyperlink"/>
                <w:noProof/>
              </w:rPr>
              <w:fldChar w:fldCharType="end"/>
            </w:r>
          </w:ins>
        </w:p>
        <w:p w14:paraId="0E377A61" w14:textId="28CD5A69" w:rsidR="00E12F2E" w:rsidRDefault="00E12F2E">
          <w:pPr>
            <w:pStyle w:val="TOC2"/>
            <w:tabs>
              <w:tab w:val="right" w:leader="dot" w:pos="9350"/>
            </w:tabs>
            <w:rPr>
              <w:ins w:id="39" w:author="Rickey, Terry W (TJ) JR CIV USARMY CESAM (USA)" w:date="2026-01-14T12:30:00Z" w16du:dateUtc="2026-01-14T18:30:00Z"/>
              <w:rFonts w:eastAsiaTheme="minorEastAsia"/>
              <w:noProof/>
              <w:sz w:val="24"/>
              <w:szCs w:val="24"/>
            </w:rPr>
          </w:pPr>
          <w:ins w:id="40"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"_Toc219287580"</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Current Dam Operations and Conservation Practices</w:t>
            </w:r>
            <w:r>
              <w:rPr>
                <w:noProof/>
                <w:webHidden/>
              </w:rPr>
              <w:tab/>
            </w:r>
            <w:r>
              <w:rPr>
                <w:noProof/>
                <w:webHidden/>
              </w:rPr>
              <w:fldChar w:fldCharType="begin"/>
            </w:r>
            <w:r>
              <w:rPr>
                <w:noProof/>
                <w:webHidden/>
              </w:rPr>
              <w:instrText xml:space="preserve"> PAGEREF _Toc219287580 \h </w:instrText>
            </w:r>
          </w:ins>
          <w:r>
            <w:rPr>
              <w:noProof/>
              <w:webHidden/>
            </w:rPr>
          </w:r>
          <w:ins w:id="41" w:author="Rickey, Terry W (TJ) JR CIV USARMY CESAM (USA)" w:date="2026-01-14T12:30:00Z" w16du:dateUtc="2026-01-14T18:30:00Z">
            <w:r>
              <w:rPr>
                <w:noProof/>
                <w:webHidden/>
              </w:rPr>
              <w:fldChar w:fldCharType="separate"/>
            </w:r>
            <w:r>
              <w:rPr>
                <w:noProof/>
                <w:webHidden/>
              </w:rPr>
              <w:t>6</w:t>
            </w:r>
            <w:r>
              <w:rPr>
                <w:noProof/>
                <w:webHidden/>
              </w:rPr>
              <w:fldChar w:fldCharType="end"/>
            </w:r>
            <w:r w:rsidRPr="00D3497E">
              <w:rPr>
                <w:rStyle w:val="Hyperlink"/>
                <w:noProof/>
              </w:rPr>
              <w:fldChar w:fldCharType="end"/>
            </w:r>
          </w:ins>
        </w:p>
        <w:p w14:paraId="015E8919" w14:textId="79CB6978" w:rsidR="00E12F2E" w:rsidRDefault="00E12F2E">
          <w:pPr>
            <w:pStyle w:val="TOC2"/>
            <w:tabs>
              <w:tab w:val="right" w:leader="dot" w:pos="9350"/>
            </w:tabs>
            <w:rPr>
              <w:ins w:id="42" w:author="Rickey, Terry W (TJ) JR CIV USARMY CESAM (USA)" w:date="2026-01-14T12:30:00Z" w16du:dateUtc="2026-01-14T18:30:00Z"/>
              <w:rFonts w:eastAsiaTheme="minorEastAsia"/>
              <w:noProof/>
              <w:sz w:val="24"/>
              <w:szCs w:val="24"/>
            </w:rPr>
          </w:pPr>
          <w:ins w:id="43"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"_Toc219287581"</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Alabama River Lockages Sustainable Rivers Project</w:t>
            </w:r>
            <w:r>
              <w:rPr>
                <w:noProof/>
                <w:webHidden/>
              </w:rPr>
              <w:tab/>
            </w:r>
            <w:r>
              <w:rPr>
                <w:noProof/>
                <w:webHidden/>
              </w:rPr>
              <w:fldChar w:fldCharType="begin"/>
            </w:r>
            <w:r>
              <w:rPr>
                <w:noProof/>
                <w:webHidden/>
              </w:rPr>
              <w:instrText xml:space="preserve"> PAGEREF _Toc219287581 \h </w:instrText>
            </w:r>
          </w:ins>
          <w:r>
            <w:rPr>
              <w:noProof/>
              <w:webHidden/>
            </w:rPr>
          </w:r>
          <w:ins w:id="44" w:author="Rickey, Terry W (TJ) JR CIV USARMY CESAM (USA)" w:date="2026-01-14T12:30:00Z" w16du:dateUtc="2026-01-14T18:30:00Z">
            <w:r>
              <w:rPr>
                <w:noProof/>
                <w:webHidden/>
              </w:rPr>
              <w:fldChar w:fldCharType="separate"/>
            </w:r>
            <w:r>
              <w:rPr>
                <w:noProof/>
                <w:webHidden/>
              </w:rPr>
              <w:t>8</w:t>
            </w:r>
            <w:r>
              <w:rPr>
                <w:noProof/>
                <w:webHidden/>
              </w:rPr>
              <w:fldChar w:fldCharType="end"/>
            </w:r>
            <w:r w:rsidRPr="00D3497E">
              <w:rPr>
                <w:rStyle w:val="Hyperlink"/>
                <w:noProof/>
              </w:rPr>
              <w:fldChar w:fldCharType="end"/>
            </w:r>
          </w:ins>
        </w:p>
        <w:p w14:paraId="22BE3DDB" w14:textId="346192FE" w:rsidR="00E12F2E" w:rsidRDefault="00E12F2E">
          <w:pPr>
            <w:pStyle w:val="TOC1"/>
            <w:tabs>
              <w:tab w:val="right" w:leader="dot" w:pos="9350"/>
            </w:tabs>
            <w:rPr>
              <w:ins w:id="45" w:author="Rickey, Terry W (TJ) JR CIV USARMY CESAM (USA)" w:date="2026-01-14T12:30:00Z" w16du:dateUtc="2026-01-14T18:30:00Z"/>
              <w:rFonts w:eastAsiaTheme="minorEastAsia"/>
              <w:noProof/>
              <w:sz w:val="24"/>
              <w:szCs w:val="24"/>
            </w:rPr>
          </w:pPr>
          <w:ins w:id="46"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"_Toc219287582"</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Data Gathering</w:t>
            </w:r>
            <w:r>
              <w:rPr>
                <w:noProof/>
                <w:webHidden/>
              </w:rPr>
              <w:tab/>
            </w:r>
            <w:r>
              <w:rPr>
                <w:noProof/>
                <w:webHidden/>
              </w:rPr>
              <w:fldChar w:fldCharType="begin"/>
            </w:r>
            <w:r>
              <w:rPr>
                <w:noProof/>
                <w:webHidden/>
              </w:rPr>
              <w:instrText xml:space="preserve"> PAGEREF _Toc219287582 \h </w:instrText>
            </w:r>
          </w:ins>
          <w:r>
            <w:rPr>
              <w:noProof/>
              <w:webHidden/>
            </w:rPr>
          </w:r>
          <w:ins w:id="47" w:author="Rickey, Terry W (TJ) JR CIV USARMY CESAM (USA)" w:date="2026-01-14T12:30:00Z" w16du:dateUtc="2026-01-14T18:30:00Z">
            <w:r>
              <w:rPr>
                <w:noProof/>
                <w:webHidden/>
              </w:rPr>
              <w:fldChar w:fldCharType="separate"/>
            </w:r>
            <w:r>
              <w:rPr>
                <w:noProof/>
                <w:webHidden/>
              </w:rPr>
              <w:t>10</w:t>
            </w:r>
            <w:r>
              <w:rPr>
                <w:noProof/>
                <w:webHidden/>
              </w:rPr>
              <w:fldChar w:fldCharType="end"/>
            </w:r>
            <w:r w:rsidRPr="00D3497E">
              <w:rPr>
                <w:rStyle w:val="Hyperlink"/>
                <w:noProof/>
              </w:rPr>
              <w:fldChar w:fldCharType="end"/>
            </w:r>
          </w:ins>
        </w:p>
        <w:p w14:paraId="7757AFC1" w14:textId="1E8D1DEE" w:rsidR="00E12F2E" w:rsidRDefault="00E12F2E">
          <w:pPr>
            <w:pStyle w:val="TOC2"/>
            <w:tabs>
              <w:tab w:val="right" w:leader="dot" w:pos="9350"/>
            </w:tabs>
            <w:rPr>
              <w:ins w:id="48" w:author="Rickey, Terry W (TJ) JR CIV USARMY CESAM (USA)" w:date="2026-01-14T12:30:00Z" w16du:dateUtc="2026-01-14T18:30:00Z"/>
              <w:rFonts w:eastAsiaTheme="minorEastAsia"/>
              <w:noProof/>
              <w:sz w:val="24"/>
              <w:szCs w:val="24"/>
            </w:rPr>
          </w:pPr>
          <w:ins w:id="49"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"_Toc219287583"</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Key Target Species and Guilds</w:t>
            </w:r>
            <w:r>
              <w:rPr>
                <w:noProof/>
                <w:webHidden/>
              </w:rPr>
              <w:tab/>
            </w:r>
            <w:r>
              <w:rPr>
                <w:noProof/>
                <w:webHidden/>
              </w:rPr>
              <w:fldChar w:fldCharType="begin"/>
            </w:r>
            <w:r>
              <w:rPr>
                <w:noProof/>
                <w:webHidden/>
              </w:rPr>
              <w:instrText xml:space="preserve"> PAGEREF _Toc219287583 \h </w:instrText>
            </w:r>
          </w:ins>
          <w:r>
            <w:rPr>
              <w:noProof/>
              <w:webHidden/>
            </w:rPr>
          </w:r>
          <w:ins w:id="50" w:author="Rickey, Terry W (TJ) JR CIV USARMY CESAM (USA)" w:date="2026-01-14T12:30:00Z" w16du:dateUtc="2026-01-14T18:30:00Z">
            <w:r>
              <w:rPr>
                <w:noProof/>
                <w:webHidden/>
              </w:rPr>
              <w:fldChar w:fldCharType="separate"/>
            </w:r>
            <w:r>
              <w:rPr>
                <w:noProof/>
                <w:webHidden/>
              </w:rPr>
              <w:t>10</w:t>
            </w:r>
            <w:r>
              <w:rPr>
                <w:noProof/>
                <w:webHidden/>
              </w:rPr>
              <w:fldChar w:fldCharType="end"/>
            </w:r>
            <w:r w:rsidRPr="00D3497E">
              <w:rPr>
                <w:rStyle w:val="Hyperlink"/>
                <w:noProof/>
              </w:rPr>
              <w:fldChar w:fldCharType="end"/>
            </w:r>
          </w:ins>
        </w:p>
        <w:p w14:paraId="79FE8977" w14:textId="7B600D58" w:rsidR="00E12F2E" w:rsidRDefault="00E12F2E">
          <w:pPr>
            <w:pStyle w:val="TOC3"/>
            <w:tabs>
              <w:tab w:val="right" w:leader="dot" w:pos="9350"/>
            </w:tabs>
            <w:rPr>
              <w:ins w:id="51" w:author="Rickey, Terry W (TJ) JR CIV USARMY CESAM (USA)" w:date="2026-01-14T12:30:00Z" w16du:dateUtc="2026-01-14T18:30:00Z"/>
              <w:rFonts w:eastAsiaTheme="minorEastAsia"/>
              <w:noProof/>
              <w:sz w:val="24"/>
              <w:szCs w:val="24"/>
            </w:rPr>
          </w:pPr>
          <w:ins w:id="52"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"_Toc219287584"</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1. Migratory "Big-River" Species</w:t>
            </w:r>
            <w:r>
              <w:rPr>
                <w:noProof/>
                <w:webHidden/>
              </w:rPr>
              <w:tab/>
            </w:r>
            <w:r>
              <w:rPr>
                <w:noProof/>
                <w:webHidden/>
              </w:rPr>
              <w:fldChar w:fldCharType="begin"/>
            </w:r>
            <w:r>
              <w:rPr>
                <w:noProof/>
                <w:webHidden/>
              </w:rPr>
              <w:instrText xml:space="preserve"> PAGEREF _Toc219287584 \h </w:instrText>
            </w:r>
          </w:ins>
          <w:r>
            <w:rPr>
              <w:noProof/>
              <w:webHidden/>
            </w:rPr>
          </w:r>
          <w:ins w:id="53" w:author="Rickey, Terry W (TJ) JR CIV USARMY CESAM (USA)" w:date="2026-01-14T12:30:00Z" w16du:dateUtc="2026-01-14T18:30:00Z">
            <w:r>
              <w:rPr>
                <w:noProof/>
                <w:webHidden/>
              </w:rPr>
              <w:fldChar w:fldCharType="separate"/>
            </w:r>
            <w:r>
              <w:rPr>
                <w:noProof/>
                <w:webHidden/>
              </w:rPr>
              <w:t>10</w:t>
            </w:r>
            <w:r>
              <w:rPr>
                <w:noProof/>
                <w:webHidden/>
              </w:rPr>
              <w:fldChar w:fldCharType="end"/>
            </w:r>
            <w:r w:rsidRPr="00D3497E">
              <w:rPr>
                <w:rStyle w:val="Hyperlink"/>
                <w:noProof/>
              </w:rPr>
              <w:fldChar w:fldCharType="end"/>
            </w:r>
          </w:ins>
        </w:p>
        <w:p w14:paraId="34EC96B0" w14:textId="4EE2CF86" w:rsidR="00E12F2E" w:rsidRDefault="00E12F2E">
          <w:pPr>
            <w:pStyle w:val="TOC3"/>
            <w:tabs>
              <w:tab w:val="right" w:leader="dot" w:pos="9350"/>
            </w:tabs>
            <w:rPr>
              <w:ins w:id="54" w:author="Rickey, Terry W (TJ) JR CIV USARMY CESAM (USA)" w:date="2026-01-14T12:30:00Z" w16du:dateUtc="2026-01-14T18:30:00Z"/>
              <w:rFonts w:eastAsiaTheme="minorEastAsia"/>
              <w:noProof/>
              <w:sz w:val="24"/>
              <w:szCs w:val="24"/>
            </w:rPr>
          </w:pPr>
          <w:ins w:id="55"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"_Toc219287585"</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2. Resident Sport Fish</w:t>
            </w:r>
            <w:r>
              <w:rPr>
                <w:noProof/>
                <w:webHidden/>
              </w:rPr>
              <w:tab/>
            </w:r>
            <w:r>
              <w:rPr>
                <w:noProof/>
                <w:webHidden/>
              </w:rPr>
              <w:fldChar w:fldCharType="begin"/>
            </w:r>
            <w:r>
              <w:rPr>
                <w:noProof/>
                <w:webHidden/>
              </w:rPr>
              <w:instrText xml:space="preserve"> PAGEREF _Toc219287585 \h </w:instrText>
            </w:r>
          </w:ins>
          <w:r>
            <w:rPr>
              <w:noProof/>
              <w:webHidden/>
            </w:rPr>
          </w:r>
          <w:ins w:id="56" w:author="Rickey, Terry W (TJ) JR CIV USARMY CESAM (USA)" w:date="2026-01-14T12:30:00Z" w16du:dateUtc="2026-01-14T18:30:00Z">
            <w:r>
              <w:rPr>
                <w:noProof/>
                <w:webHidden/>
              </w:rPr>
              <w:fldChar w:fldCharType="separate"/>
            </w:r>
            <w:r>
              <w:rPr>
                <w:noProof/>
                <w:webHidden/>
              </w:rPr>
              <w:t>10</w:t>
            </w:r>
            <w:r>
              <w:rPr>
                <w:noProof/>
                <w:webHidden/>
              </w:rPr>
              <w:fldChar w:fldCharType="end"/>
            </w:r>
            <w:r w:rsidRPr="00D3497E">
              <w:rPr>
                <w:rStyle w:val="Hyperlink"/>
                <w:noProof/>
              </w:rPr>
              <w:fldChar w:fldCharType="end"/>
            </w:r>
          </w:ins>
        </w:p>
        <w:p w14:paraId="735DAC89" w14:textId="305DB9F1" w:rsidR="00E12F2E" w:rsidRDefault="00E12F2E">
          <w:pPr>
            <w:pStyle w:val="TOC3"/>
            <w:tabs>
              <w:tab w:val="right" w:leader="dot" w:pos="9350"/>
            </w:tabs>
            <w:rPr>
              <w:ins w:id="57" w:author="Rickey, Terry W (TJ) JR CIV USARMY CESAM (USA)" w:date="2026-01-14T12:30:00Z" w16du:dateUtc="2026-01-14T18:30:00Z"/>
              <w:rFonts w:eastAsiaTheme="minorEastAsia"/>
              <w:noProof/>
              <w:sz w:val="24"/>
              <w:szCs w:val="24"/>
            </w:rPr>
          </w:pPr>
          <w:ins w:id="58"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"_Toc219287586"</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3. Benthic Specialists of Conservation Concern</w:t>
            </w:r>
            <w:r>
              <w:rPr>
                <w:noProof/>
                <w:webHidden/>
              </w:rPr>
              <w:tab/>
            </w:r>
            <w:r>
              <w:rPr>
                <w:noProof/>
                <w:webHidden/>
              </w:rPr>
              <w:fldChar w:fldCharType="begin"/>
            </w:r>
            <w:r>
              <w:rPr>
                <w:noProof/>
                <w:webHidden/>
              </w:rPr>
              <w:instrText xml:space="preserve"> PAGEREF _Toc219287586 \h </w:instrText>
            </w:r>
          </w:ins>
          <w:r>
            <w:rPr>
              <w:noProof/>
              <w:webHidden/>
            </w:rPr>
          </w:r>
          <w:ins w:id="59" w:author="Rickey, Terry W (TJ) JR CIV USARMY CESAM (USA)" w:date="2026-01-14T12:30:00Z" w16du:dateUtc="2026-01-14T18:30:00Z">
            <w:r>
              <w:rPr>
                <w:noProof/>
                <w:webHidden/>
              </w:rPr>
              <w:fldChar w:fldCharType="separate"/>
            </w:r>
            <w:r>
              <w:rPr>
                <w:noProof/>
                <w:webHidden/>
              </w:rPr>
              <w:t>10</w:t>
            </w:r>
            <w:r>
              <w:rPr>
                <w:noProof/>
                <w:webHidden/>
              </w:rPr>
              <w:fldChar w:fldCharType="end"/>
            </w:r>
            <w:r w:rsidRPr="00D3497E">
              <w:rPr>
                <w:rStyle w:val="Hyperlink"/>
                <w:noProof/>
              </w:rPr>
              <w:fldChar w:fldCharType="end"/>
            </w:r>
          </w:ins>
        </w:p>
        <w:p w14:paraId="6BB0F25D" w14:textId="72089204" w:rsidR="00E12F2E" w:rsidRDefault="00E12F2E">
          <w:pPr>
            <w:pStyle w:val="TOC3"/>
            <w:tabs>
              <w:tab w:val="right" w:leader="dot" w:pos="9350"/>
            </w:tabs>
            <w:rPr>
              <w:ins w:id="60" w:author="Rickey, Terry W (TJ) JR CIV USARMY CESAM (USA)" w:date="2026-01-14T12:30:00Z" w16du:dateUtc="2026-01-14T18:30:00Z"/>
              <w:rFonts w:eastAsiaTheme="minorEastAsia"/>
              <w:noProof/>
              <w:sz w:val="24"/>
              <w:szCs w:val="24"/>
            </w:rPr>
          </w:pPr>
          <w:ins w:id="61"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"_Toc219287587"</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4. Forage Fish Community</w:t>
            </w:r>
            <w:r>
              <w:rPr>
                <w:noProof/>
                <w:webHidden/>
              </w:rPr>
              <w:tab/>
            </w:r>
            <w:r>
              <w:rPr>
                <w:noProof/>
                <w:webHidden/>
              </w:rPr>
              <w:fldChar w:fldCharType="begin"/>
            </w:r>
            <w:r>
              <w:rPr>
                <w:noProof/>
                <w:webHidden/>
              </w:rPr>
              <w:instrText xml:space="preserve"> PAGEREF _Toc219287587 \h </w:instrText>
            </w:r>
          </w:ins>
          <w:r>
            <w:rPr>
              <w:noProof/>
              <w:webHidden/>
            </w:rPr>
          </w:r>
          <w:ins w:id="62" w:author="Rickey, Terry W (TJ) JR CIV USARMY CESAM (USA)" w:date="2026-01-14T12:30:00Z" w16du:dateUtc="2026-01-14T18:30:00Z">
            <w:r>
              <w:rPr>
                <w:noProof/>
                <w:webHidden/>
              </w:rPr>
              <w:fldChar w:fldCharType="separate"/>
            </w:r>
            <w:r>
              <w:rPr>
                <w:noProof/>
                <w:webHidden/>
              </w:rPr>
              <w:t>11</w:t>
            </w:r>
            <w:r>
              <w:rPr>
                <w:noProof/>
                <w:webHidden/>
              </w:rPr>
              <w:fldChar w:fldCharType="end"/>
            </w:r>
            <w:r w:rsidRPr="00D3497E">
              <w:rPr>
                <w:rStyle w:val="Hyperlink"/>
                <w:noProof/>
              </w:rPr>
              <w:fldChar w:fldCharType="end"/>
            </w:r>
          </w:ins>
        </w:p>
        <w:p w14:paraId="7E4EB784" w14:textId="3C4BCD0F" w:rsidR="00E12F2E" w:rsidRDefault="00E12F2E">
          <w:pPr>
            <w:pStyle w:val="TOC2"/>
            <w:tabs>
              <w:tab w:val="right" w:leader="dot" w:pos="9350"/>
            </w:tabs>
            <w:rPr>
              <w:ins w:id="63" w:author="Rickey, Terry W (TJ) JR CIV USARMY CESAM (USA)" w:date="2026-01-14T12:30:00Z" w16du:dateUtc="2026-01-14T18:30:00Z"/>
              <w:rFonts w:eastAsiaTheme="minorEastAsia"/>
              <w:noProof/>
              <w:sz w:val="24"/>
              <w:szCs w:val="24"/>
            </w:rPr>
          </w:pPr>
          <w:ins w:id="64"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"_Toc219287588"</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rFonts w:eastAsia="Times New Roman"/>
                <w:noProof/>
              </w:rPr>
              <w:t>Electrofishing</w:t>
            </w:r>
            <w:r>
              <w:rPr>
                <w:noProof/>
                <w:webHidden/>
              </w:rPr>
              <w:tab/>
            </w:r>
            <w:r>
              <w:rPr>
                <w:noProof/>
                <w:webHidden/>
              </w:rPr>
              <w:fldChar w:fldCharType="begin"/>
            </w:r>
            <w:r>
              <w:rPr>
                <w:noProof/>
                <w:webHidden/>
              </w:rPr>
              <w:instrText xml:space="preserve"> PAGEREF _Toc219287588 \h </w:instrText>
            </w:r>
          </w:ins>
          <w:r>
            <w:rPr>
              <w:noProof/>
              <w:webHidden/>
            </w:rPr>
          </w:r>
          <w:ins w:id="65" w:author="Rickey, Terry W (TJ) JR CIV USARMY CESAM (USA)" w:date="2026-01-14T12:30:00Z" w16du:dateUtc="2026-01-14T18:30:00Z">
            <w:r>
              <w:rPr>
                <w:noProof/>
                <w:webHidden/>
              </w:rPr>
              <w:fldChar w:fldCharType="separate"/>
            </w:r>
            <w:r>
              <w:rPr>
                <w:noProof/>
                <w:webHidden/>
              </w:rPr>
              <w:t>11</w:t>
            </w:r>
            <w:r>
              <w:rPr>
                <w:noProof/>
                <w:webHidden/>
              </w:rPr>
              <w:fldChar w:fldCharType="end"/>
            </w:r>
            <w:r w:rsidRPr="00D3497E">
              <w:rPr>
                <w:rStyle w:val="Hyperlink"/>
                <w:noProof/>
              </w:rPr>
              <w:fldChar w:fldCharType="end"/>
            </w:r>
          </w:ins>
        </w:p>
        <w:p w14:paraId="2CE34C26" w14:textId="6B4FB346" w:rsidR="00E12F2E" w:rsidRDefault="00E12F2E">
          <w:pPr>
            <w:pStyle w:val="TOC3"/>
            <w:tabs>
              <w:tab w:val="right" w:leader="dot" w:pos="9350"/>
            </w:tabs>
            <w:rPr>
              <w:ins w:id="66" w:author="Rickey, Terry W (TJ) JR CIV USARMY CESAM (USA)" w:date="2026-01-14T12:30:00Z" w16du:dateUtc="2026-01-14T18:30:00Z"/>
              <w:rFonts w:eastAsiaTheme="minorEastAsia"/>
              <w:noProof/>
              <w:sz w:val="24"/>
              <w:szCs w:val="24"/>
            </w:rPr>
          </w:pPr>
          <w:ins w:id="67"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"_Toc219287589"</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Method</w:t>
            </w:r>
            <w:r>
              <w:rPr>
                <w:noProof/>
                <w:webHidden/>
              </w:rPr>
              <w:tab/>
            </w:r>
            <w:r>
              <w:rPr>
                <w:noProof/>
                <w:webHidden/>
              </w:rPr>
              <w:fldChar w:fldCharType="begin"/>
            </w:r>
            <w:r>
              <w:rPr>
                <w:noProof/>
                <w:webHidden/>
              </w:rPr>
              <w:instrText xml:space="preserve"> PAGEREF _Toc219287589 \h </w:instrText>
            </w:r>
          </w:ins>
          <w:r>
            <w:rPr>
              <w:noProof/>
              <w:webHidden/>
            </w:rPr>
          </w:r>
          <w:ins w:id="68" w:author="Rickey, Terry W (TJ) JR CIV USARMY CESAM (USA)" w:date="2026-01-14T12:30:00Z" w16du:dateUtc="2026-01-14T18:30:00Z">
            <w:r>
              <w:rPr>
                <w:noProof/>
                <w:webHidden/>
              </w:rPr>
              <w:fldChar w:fldCharType="separate"/>
            </w:r>
            <w:r>
              <w:rPr>
                <w:noProof/>
                <w:webHidden/>
              </w:rPr>
              <w:t>11</w:t>
            </w:r>
            <w:r>
              <w:rPr>
                <w:noProof/>
                <w:webHidden/>
              </w:rPr>
              <w:fldChar w:fldCharType="end"/>
            </w:r>
            <w:r w:rsidRPr="00D3497E">
              <w:rPr>
                <w:rStyle w:val="Hyperlink"/>
                <w:noProof/>
              </w:rPr>
              <w:fldChar w:fldCharType="end"/>
            </w:r>
          </w:ins>
        </w:p>
        <w:p w14:paraId="26ED17C3" w14:textId="102AA3C0" w:rsidR="00E12F2E" w:rsidRDefault="00E12F2E">
          <w:pPr>
            <w:pStyle w:val="TOC3"/>
            <w:tabs>
              <w:tab w:val="right" w:leader="dot" w:pos="9350"/>
            </w:tabs>
            <w:rPr>
              <w:ins w:id="69" w:author="Rickey, Terry W (TJ) JR CIV USARMY CESAM (USA)" w:date="2026-01-14T12:30:00Z" w16du:dateUtc="2026-01-14T18:30:00Z"/>
              <w:rFonts w:eastAsiaTheme="minorEastAsia"/>
              <w:noProof/>
              <w:sz w:val="24"/>
              <w:szCs w:val="24"/>
            </w:rPr>
          </w:pPr>
          <w:ins w:id="70"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"_Toc219287590"</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Target Species/Groups</w:t>
            </w:r>
            <w:r>
              <w:rPr>
                <w:noProof/>
                <w:webHidden/>
              </w:rPr>
              <w:tab/>
            </w:r>
            <w:r>
              <w:rPr>
                <w:noProof/>
                <w:webHidden/>
              </w:rPr>
              <w:fldChar w:fldCharType="begin"/>
            </w:r>
            <w:r>
              <w:rPr>
                <w:noProof/>
                <w:webHidden/>
              </w:rPr>
              <w:instrText xml:space="preserve"> PAGEREF _Toc219287590 \h </w:instrText>
            </w:r>
          </w:ins>
          <w:r>
            <w:rPr>
              <w:noProof/>
              <w:webHidden/>
            </w:rPr>
          </w:r>
          <w:ins w:id="71" w:author="Rickey, Terry W (TJ) JR CIV USARMY CESAM (USA)" w:date="2026-01-14T12:30:00Z" w16du:dateUtc="2026-01-14T18:30:00Z">
            <w:r>
              <w:rPr>
                <w:noProof/>
                <w:webHidden/>
              </w:rPr>
              <w:fldChar w:fldCharType="separate"/>
            </w:r>
            <w:r>
              <w:rPr>
                <w:noProof/>
                <w:webHidden/>
              </w:rPr>
              <w:t>12</w:t>
            </w:r>
            <w:r>
              <w:rPr>
                <w:noProof/>
                <w:webHidden/>
              </w:rPr>
              <w:fldChar w:fldCharType="end"/>
            </w:r>
            <w:r w:rsidRPr="00D3497E">
              <w:rPr>
                <w:rStyle w:val="Hyperlink"/>
                <w:noProof/>
              </w:rPr>
              <w:fldChar w:fldCharType="end"/>
            </w:r>
          </w:ins>
        </w:p>
        <w:p w14:paraId="70B55207" w14:textId="691E7C0D" w:rsidR="00E12F2E" w:rsidRDefault="00E12F2E">
          <w:pPr>
            <w:pStyle w:val="TOC3"/>
            <w:tabs>
              <w:tab w:val="right" w:leader="dot" w:pos="9350"/>
            </w:tabs>
            <w:rPr>
              <w:ins w:id="72" w:author="Rickey, Terry W (TJ) JR CIV USARMY CESAM (USA)" w:date="2026-01-14T12:30:00Z" w16du:dateUtc="2026-01-14T18:30:00Z"/>
              <w:rFonts w:eastAsiaTheme="minorEastAsia"/>
              <w:noProof/>
              <w:sz w:val="24"/>
              <w:szCs w:val="24"/>
            </w:rPr>
          </w:pPr>
          <w:ins w:id="73"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"_Toc219287591"</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Site Selection</w:t>
            </w:r>
            <w:r>
              <w:rPr>
                <w:noProof/>
                <w:webHidden/>
              </w:rPr>
              <w:tab/>
            </w:r>
            <w:r>
              <w:rPr>
                <w:noProof/>
                <w:webHidden/>
              </w:rPr>
              <w:fldChar w:fldCharType="begin"/>
            </w:r>
            <w:r>
              <w:rPr>
                <w:noProof/>
                <w:webHidden/>
              </w:rPr>
              <w:instrText xml:space="preserve"> PAGEREF _Toc219287591 \h </w:instrText>
            </w:r>
          </w:ins>
          <w:r>
            <w:rPr>
              <w:noProof/>
              <w:webHidden/>
            </w:rPr>
          </w:r>
          <w:ins w:id="74" w:author="Rickey, Terry W (TJ) JR CIV USARMY CESAM (USA)" w:date="2026-01-14T12:30:00Z" w16du:dateUtc="2026-01-14T18:30:00Z">
            <w:r>
              <w:rPr>
                <w:noProof/>
                <w:webHidden/>
              </w:rPr>
              <w:fldChar w:fldCharType="separate"/>
            </w:r>
            <w:r>
              <w:rPr>
                <w:noProof/>
                <w:webHidden/>
              </w:rPr>
              <w:t>12</w:t>
            </w:r>
            <w:r>
              <w:rPr>
                <w:noProof/>
                <w:webHidden/>
              </w:rPr>
              <w:fldChar w:fldCharType="end"/>
            </w:r>
            <w:r w:rsidRPr="00D3497E">
              <w:rPr>
                <w:rStyle w:val="Hyperlink"/>
                <w:noProof/>
              </w:rPr>
              <w:fldChar w:fldCharType="end"/>
            </w:r>
          </w:ins>
        </w:p>
        <w:p w14:paraId="7718CD9A" w14:textId="346D6E23" w:rsidR="00E12F2E" w:rsidRDefault="00E12F2E">
          <w:pPr>
            <w:pStyle w:val="TOC2"/>
            <w:tabs>
              <w:tab w:val="right" w:leader="dot" w:pos="9350"/>
            </w:tabs>
            <w:rPr>
              <w:ins w:id="75" w:author="Rickey, Terry W (TJ) JR CIV USARMY CESAM (USA)" w:date="2026-01-14T12:30:00Z" w16du:dateUtc="2026-01-14T18:30:00Z"/>
              <w:rFonts w:eastAsiaTheme="minorEastAsia"/>
              <w:noProof/>
              <w:sz w:val="24"/>
              <w:szCs w:val="24"/>
            </w:rPr>
          </w:pPr>
          <w:ins w:id="76"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"_Toc219287592"</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rFonts w:eastAsia="Times New Roman"/>
                <w:noProof/>
              </w:rPr>
              <w:t>Gravel Bar Seining</w:t>
            </w:r>
            <w:r>
              <w:rPr>
                <w:noProof/>
                <w:webHidden/>
              </w:rPr>
              <w:tab/>
            </w:r>
            <w:r>
              <w:rPr>
                <w:noProof/>
                <w:webHidden/>
              </w:rPr>
              <w:fldChar w:fldCharType="begin"/>
            </w:r>
            <w:r>
              <w:rPr>
                <w:noProof/>
                <w:webHidden/>
              </w:rPr>
              <w:instrText xml:space="preserve"> PAGEREF _Toc219287592 \h </w:instrText>
            </w:r>
          </w:ins>
          <w:r>
            <w:rPr>
              <w:noProof/>
              <w:webHidden/>
            </w:rPr>
          </w:r>
          <w:ins w:id="77" w:author="Rickey, Terry W (TJ) JR CIV USARMY CESAM (USA)" w:date="2026-01-14T12:30:00Z" w16du:dateUtc="2026-01-14T18:30:00Z">
            <w:r>
              <w:rPr>
                <w:noProof/>
                <w:webHidden/>
              </w:rPr>
              <w:fldChar w:fldCharType="separate"/>
            </w:r>
            <w:r>
              <w:rPr>
                <w:noProof/>
                <w:webHidden/>
              </w:rPr>
              <w:t>13</w:t>
            </w:r>
            <w:r>
              <w:rPr>
                <w:noProof/>
                <w:webHidden/>
              </w:rPr>
              <w:fldChar w:fldCharType="end"/>
            </w:r>
            <w:r w:rsidRPr="00D3497E">
              <w:rPr>
                <w:rStyle w:val="Hyperlink"/>
                <w:noProof/>
              </w:rPr>
              <w:fldChar w:fldCharType="end"/>
            </w:r>
          </w:ins>
        </w:p>
        <w:p w14:paraId="0D947EEA" w14:textId="220AE170" w:rsidR="00E12F2E" w:rsidRDefault="00E12F2E">
          <w:pPr>
            <w:pStyle w:val="TOC3"/>
            <w:tabs>
              <w:tab w:val="right" w:leader="dot" w:pos="9350"/>
            </w:tabs>
            <w:rPr>
              <w:ins w:id="78" w:author="Rickey, Terry W (TJ) JR CIV USARMY CESAM (USA)" w:date="2026-01-14T12:30:00Z" w16du:dateUtc="2026-01-14T18:30:00Z"/>
              <w:rFonts w:eastAsiaTheme="minorEastAsia"/>
              <w:noProof/>
              <w:sz w:val="24"/>
              <w:szCs w:val="24"/>
            </w:rPr>
          </w:pPr>
          <w:ins w:id="79"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"_Toc219287593"</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Method</w:t>
            </w:r>
            <w:r>
              <w:rPr>
                <w:noProof/>
                <w:webHidden/>
              </w:rPr>
              <w:tab/>
            </w:r>
            <w:r>
              <w:rPr>
                <w:noProof/>
                <w:webHidden/>
              </w:rPr>
              <w:fldChar w:fldCharType="begin"/>
            </w:r>
            <w:r>
              <w:rPr>
                <w:noProof/>
                <w:webHidden/>
              </w:rPr>
              <w:instrText xml:space="preserve"> PAGEREF _Toc219287593 \h </w:instrText>
            </w:r>
          </w:ins>
          <w:r>
            <w:rPr>
              <w:noProof/>
              <w:webHidden/>
            </w:rPr>
          </w:r>
          <w:ins w:id="80" w:author="Rickey, Terry W (TJ) JR CIV USARMY CESAM (USA)" w:date="2026-01-14T12:30:00Z" w16du:dateUtc="2026-01-14T18:30:00Z">
            <w:r>
              <w:rPr>
                <w:noProof/>
                <w:webHidden/>
              </w:rPr>
              <w:fldChar w:fldCharType="separate"/>
            </w:r>
            <w:r>
              <w:rPr>
                <w:noProof/>
                <w:webHidden/>
              </w:rPr>
              <w:t>13</w:t>
            </w:r>
            <w:r>
              <w:rPr>
                <w:noProof/>
                <w:webHidden/>
              </w:rPr>
              <w:fldChar w:fldCharType="end"/>
            </w:r>
            <w:r w:rsidRPr="00D3497E">
              <w:rPr>
                <w:rStyle w:val="Hyperlink"/>
                <w:noProof/>
              </w:rPr>
              <w:fldChar w:fldCharType="end"/>
            </w:r>
          </w:ins>
        </w:p>
        <w:p w14:paraId="14D59520" w14:textId="7AAFE5B2" w:rsidR="00E12F2E" w:rsidRDefault="00E12F2E">
          <w:pPr>
            <w:pStyle w:val="TOC3"/>
            <w:tabs>
              <w:tab w:val="right" w:leader="dot" w:pos="9350"/>
            </w:tabs>
            <w:rPr>
              <w:ins w:id="81" w:author="Rickey, Terry W (TJ) JR CIV USARMY CESAM (USA)" w:date="2026-01-14T12:30:00Z" w16du:dateUtc="2026-01-14T18:30:00Z"/>
              <w:rFonts w:eastAsiaTheme="minorEastAsia"/>
              <w:noProof/>
              <w:sz w:val="24"/>
              <w:szCs w:val="24"/>
            </w:rPr>
          </w:pPr>
          <w:ins w:id="82"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"_Toc219287594"</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Site Selection</w:t>
            </w:r>
            <w:r>
              <w:rPr>
                <w:noProof/>
                <w:webHidden/>
              </w:rPr>
              <w:tab/>
            </w:r>
            <w:r>
              <w:rPr>
                <w:noProof/>
                <w:webHidden/>
              </w:rPr>
              <w:fldChar w:fldCharType="begin"/>
            </w:r>
            <w:r>
              <w:rPr>
                <w:noProof/>
                <w:webHidden/>
              </w:rPr>
              <w:instrText xml:space="preserve"> PAGEREF _Toc219287594 \h </w:instrText>
            </w:r>
          </w:ins>
          <w:r>
            <w:rPr>
              <w:noProof/>
              <w:webHidden/>
            </w:rPr>
          </w:r>
          <w:ins w:id="83" w:author="Rickey, Terry W (TJ) JR CIV USARMY CESAM (USA)" w:date="2026-01-14T12:30:00Z" w16du:dateUtc="2026-01-14T18:30:00Z">
            <w:r>
              <w:rPr>
                <w:noProof/>
                <w:webHidden/>
              </w:rPr>
              <w:fldChar w:fldCharType="separate"/>
            </w:r>
            <w:r>
              <w:rPr>
                <w:noProof/>
                <w:webHidden/>
              </w:rPr>
              <w:t>14</w:t>
            </w:r>
            <w:r>
              <w:rPr>
                <w:noProof/>
                <w:webHidden/>
              </w:rPr>
              <w:fldChar w:fldCharType="end"/>
            </w:r>
            <w:r w:rsidRPr="00D3497E">
              <w:rPr>
                <w:rStyle w:val="Hyperlink"/>
                <w:noProof/>
              </w:rPr>
              <w:fldChar w:fldCharType="end"/>
            </w:r>
          </w:ins>
        </w:p>
        <w:p w14:paraId="60C6B65A" w14:textId="68BB4ED7" w:rsidR="00E12F2E" w:rsidRDefault="00E12F2E">
          <w:pPr>
            <w:pStyle w:val="TOC3"/>
            <w:tabs>
              <w:tab w:val="right" w:leader="dot" w:pos="9350"/>
            </w:tabs>
            <w:rPr>
              <w:ins w:id="84" w:author="Rickey, Terry W (TJ) JR CIV USARMY CESAM (USA)" w:date="2026-01-14T12:30:00Z" w16du:dateUtc="2026-01-14T18:30:00Z"/>
              <w:rFonts w:eastAsiaTheme="minorEastAsia"/>
              <w:noProof/>
              <w:sz w:val="24"/>
              <w:szCs w:val="24"/>
            </w:rPr>
          </w:pPr>
          <w:ins w:id="85"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"_Toc219287595"</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Target Species/Groups</w:t>
            </w:r>
            <w:r>
              <w:rPr>
                <w:noProof/>
                <w:webHidden/>
              </w:rPr>
              <w:tab/>
            </w:r>
            <w:r>
              <w:rPr>
                <w:noProof/>
                <w:webHidden/>
              </w:rPr>
              <w:fldChar w:fldCharType="begin"/>
            </w:r>
            <w:r>
              <w:rPr>
                <w:noProof/>
                <w:webHidden/>
              </w:rPr>
              <w:instrText xml:space="preserve"> PAGEREF _Toc219287595 \h </w:instrText>
            </w:r>
          </w:ins>
          <w:r>
            <w:rPr>
              <w:noProof/>
              <w:webHidden/>
            </w:rPr>
          </w:r>
          <w:ins w:id="86" w:author="Rickey, Terry W (TJ) JR CIV USARMY CESAM (USA)" w:date="2026-01-14T12:30:00Z" w16du:dateUtc="2026-01-14T18:30:00Z">
            <w:r>
              <w:rPr>
                <w:noProof/>
                <w:webHidden/>
              </w:rPr>
              <w:fldChar w:fldCharType="separate"/>
            </w:r>
            <w:r>
              <w:rPr>
                <w:noProof/>
                <w:webHidden/>
              </w:rPr>
              <w:t>15</w:t>
            </w:r>
            <w:r>
              <w:rPr>
                <w:noProof/>
                <w:webHidden/>
              </w:rPr>
              <w:fldChar w:fldCharType="end"/>
            </w:r>
            <w:r w:rsidRPr="00D3497E">
              <w:rPr>
                <w:rStyle w:val="Hyperlink"/>
                <w:noProof/>
              </w:rPr>
              <w:fldChar w:fldCharType="end"/>
            </w:r>
          </w:ins>
        </w:p>
        <w:p w14:paraId="424E90B5" w14:textId="632684C7" w:rsidR="00E12F2E" w:rsidRDefault="00E12F2E">
          <w:pPr>
            <w:pStyle w:val="TOC3"/>
            <w:tabs>
              <w:tab w:val="right" w:leader="dot" w:pos="9350"/>
            </w:tabs>
            <w:rPr>
              <w:ins w:id="87" w:author="Rickey, Terry W (TJ) JR CIV USARMY CESAM (USA)" w:date="2026-01-14T12:30:00Z" w16du:dateUtc="2026-01-14T18:30:00Z"/>
              <w:rFonts w:eastAsiaTheme="minorEastAsia"/>
              <w:noProof/>
              <w:sz w:val="24"/>
              <w:szCs w:val="24"/>
            </w:rPr>
          </w:pPr>
          <w:ins w:id="88"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"_Toc219287596"</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Results</w:t>
            </w:r>
            <w:r>
              <w:rPr>
                <w:noProof/>
                <w:webHidden/>
              </w:rPr>
              <w:tab/>
            </w:r>
            <w:r>
              <w:rPr>
                <w:noProof/>
                <w:webHidden/>
              </w:rPr>
              <w:fldChar w:fldCharType="begin"/>
            </w:r>
            <w:r>
              <w:rPr>
                <w:noProof/>
                <w:webHidden/>
              </w:rPr>
              <w:instrText xml:space="preserve"> PAGEREF _Toc219287596 \h </w:instrText>
            </w:r>
          </w:ins>
          <w:r>
            <w:rPr>
              <w:noProof/>
              <w:webHidden/>
            </w:rPr>
          </w:r>
          <w:ins w:id="89" w:author="Rickey, Terry W (TJ) JR CIV USARMY CESAM (USA)" w:date="2026-01-14T12:30:00Z" w16du:dateUtc="2026-01-14T18:30:00Z">
            <w:r>
              <w:rPr>
                <w:noProof/>
                <w:webHidden/>
              </w:rPr>
              <w:fldChar w:fldCharType="separate"/>
            </w:r>
            <w:r>
              <w:rPr>
                <w:noProof/>
                <w:webHidden/>
              </w:rPr>
              <w:t>15</w:t>
            </w:r>
            <w:r>
              <w:rPr>
                <w:noProof/>
                <w:webHidden/>
              </w:rPr>
              <w:fldChar w:fldCharType="end"/>
            </w:r>
            <w:r w:rsidRPr="00D3497E">
              <w:rPr>
                <w:rStyle w:val="Hyperlink"/>
                <w:noProof/>
              </w:rPr>
              <w:fldChar w:fldCharType="end"/>
            </w:r>
          </w:ins>
        </w:p>
        <w:p w14:paraId="5B124CD0" w14:textId="18F08ECB" w:rsidR="00E12F2E" w:rsidRDefault="00E12F2E">
          <w:pPr>
            <w:pStyle w:val="TOC2"/>
            <w:tabs>
              <w:tab w:val="right" w:leader="dot" w:pos="9350"/>
            </w:tabs>
            <w:rPr>
              <w:ins w:id="90" w:author="Rickey, Terry W (TJ) JR CIV USARMY CESAM (USA)" w:date="2026-01-14T12:30:00Z" w16du:dateUtc="2026-01-14T18:30:00Z"/>
              <w:rFonts w:eastAsiaTheme="minorEastAsia"/>
              <w:noProof/>
              <w:sz w:val="24"/>
              <w:szCs w:val="24"/>
            </w:rPr>
          </w:pPr>
          <w:ins w:id="91"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"_Toc219287597"</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Trawling</w:t>
            </w:r>
            <w:r>
              <w:rPr>
                <w:noProof/>
                <w:webHidden/>
              </w:rPr>
              <w:tab/>
            </w:r>
            <w:r>
              <w:rPr>
                <w:noProof/>
                <w:webHidden/>
              </w:rPr>
              <w:fldChar w:fldCharType="begin"/>
            </w:r>
            <w:r>
              <w:rPr>
                <w:noProof/>
                <w:webHidden/>
              </w:rPr>
              <w:instrText xml:space="preserve"> PAGEREF _Toc219287597 \h </w:instrText>
            </w:r>
          </w:ins>
          <w:r>
            <w:rPr>
              <w:noProof/>
              <w:webHidden/>
            </w:rPr>
          </w:r>
          <w:ins w:id="92" w:author="Rickey, Terry W (TJ) JR CIV USARMY CESAM (USA)" w:date="2026-01-14T12:30:00Z" w16du:dateUtc="2026-01-14T18:30:00Z">
            <w:r>
              <w:rPr>
                <w:noProof/>
                <w:webHidden/>
              </w:rPr>
              <w:fldChar w:fldCharType="separate"/>
            </w:r>
            <w:r>
              <w:rPr>
                <w:noProof/>
                <w:webHidden/>
              </w:rPr>
              <w:t>15</w:t>
            </w:r>
            <w:r>
              <w:rPr>
                <w:noProof/>
                <w:webHidden/>
              </w:rPr>
              <w:fldChar w:fldCharType="end"/>
            </w:r>
            <w:r w:rsidRPr="00D3497E">
              <w:rPr>
                <w:rStyle w:val="Hyperlink"/>
                <w:noProof/>
              </w:rPr>
              <w:fldChar w:fldCharType="end"/>
            </w:r>
          </w:ins>
        </w:p>
        <w:p w14:paraId="6819B854" w14:textId="04986923" w:rsidR="00E12F2E" w:rsidRDefault="00E12F2E">
          <w:pPr>
            <w:pStyle w:val="TOC3"/>
            <w:tabs>
              <w:tab w:val="right" w:leader="dot" w:pos="9350"/>
            </w:tabs>
            <w:rPr>
              <w:ins w:id="93" w:author="Rickey, Terry W (TJ) JR CIV USARMY CESAM (USA)" w:date="2026-01-14T12:30:00Z" w16du:dateUtc="2026-01-14T18:30:00Z"/>
              <w:rFonts w:eastAsiaTheme="minorEastAsia"/>
              <w:noProof/>
              <w:sz w:val="24"/>
              <w:szCs w:val="24"/>
            </w:rPr>
          </w:pPr>
          <w:ins w:id="94"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"_Toc219287598"</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Method</w:t>
            </w:r>
            <w:r>
              <w:rPr>
                <w:noProof/>
                <w:webHidden/>
              </w:rPr>
              <w:tab/>
            </w:r>
            <w:r>
              <w:rPr>
                <w:noProof/>
                <w:webHidden/>
              </w:rPr>
              <w:fldChar w:fldCharType="begin"/>
            </w:r>
            <w:r>
              <w:rPr>
                <w:noProof/>
                <w:webHidden/>
              </w:rPr>
              <w:instrText xml:space="preserve"> PAGEREF _Toc219287598 \h </w:instrText>
            </w:r>
          </w:ins>
          <w:r>
            <w:rPr>
              <w:noProof/>
              <w:webHidden/>
            </w:rPr>
          </w:r>
          <w:ins w:id="95" w:author="Rickey, Terry W (TJ) JR CIV USARMY CESAM (USA)" w:date="2026-01-14T12:30:00Z" w16du:dateUtc="2026-01-14T18:30:00Z">
            <w:r>
              <w:rPr>
                <w:noProof/>
                <w:webHidden/>
              </w:rPr>
              <w:fldChar w:fldCharType="separate"/>
            </w:r>
            <w:r>
              <w:rPr>
                <w:noProof/>
                <w:webHidden/>
              </w:rPr>
              <w:t>15</w:t>
            </w:r>
            <w:r>
              <w:rPr>
                <w:noProof/>
                <w:webHidden/>
              </w:rPr>
              <w:fldChar w:fldCharType="end"/>
            </w:r>
            <w:r w:rsidRPr="00D3497E">
              <w:rPr>
                <w:rStyle w:val="Hyperlink"/>
                <w:noProof/>
              </w:rPr>
              <w:fldChar w:fldCharType="end"/>
            </w:r>
          </w:ins>
        </w:p>
        <w:p w14:paraId="3DC15684" w14:textId="1058DFA2" w:rsidR="00E12F2E" w:rsidRDefault="00E12F2E">
          <w:pPr>
            <w:pStyle w:val="TOC3"/>
            <w:tabs>
              <w:tab w:val="right" w:leader="dot" w:pos="9350"/>
            </w:tabs>
            <w:rPr>
              <w:ins w:id="96" w:author="Rickey, Terry W (TJ) JR CIV USARMY CESAM (USA)" w:date="2026-01-14T12:30:00Z" w16du:dateUtc="2026-01-14T18:30:00Z"/>
              <w:rFonts w:eastAsiaTheme="minorEastAsia"/>
              <w:noProof/>
              <w:sz w:val="24"/>
              <w:szCs w:val="24"/>
            </w:rPr>
          </w:pPr>
          <w:ins w:id="97"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"_Toc219287599"</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Target Species/Groups</w:t>
            </w:r>
            <w:r>
              <w:rPr>
                <w:noProof/>
                <w:webHidden/>
              </w:rPr>
              <w:tab/>
            </w:r>
            <w:r>
              <w:rPr>
                <w:noProof/>
                <w:webHidden/>
              </w:rPr>
              <w:fldChar w:fldCharType="begin"/>
            </w:r>
            <w:r>
              <w:rPr>
                <w:noProof/>
                <w:webHidden/>
              </w:rPr>
              <w:instrText xml:space="preserve"> PAGEREF _Toc219287599 \h </w:instrText>
            </w:r>
          </w:ins>
          <w:r>
            <w:rPr>
              <w:noProof/>
              <w:webHidden/>
            </w:rPr>
          </w:r>
          <w:ins w:id="98" w:author="Rickey, Terry W (TJ) JR CIV USARMY CESAM (USA)" w:date="2026-01-14T12:30:00Z" w16du:dateUtc="2026-01-14T18:30:00Z">
            <w:r>
              <w:rPr>
                <w:noProof/>
                <w:webHidden/>
              </w:rPr>
              <w:fldChar w:fldCharType="separate"/>
            </w:r>
            <w:r>
              <w:rPr>
                <w:noProof/>
                <w:webHidden/>
              </w:rPr>
              <w:t>16</w:t>
            </w:r>
            <w:r>
              <w:rPr>
                <w:noProof/>
                <w:webHidden/>
              </w:rPr>
              <w:fldChar w:fldCharType="end"/>
            </w:r>
            <w:r w:rsidRPr="00D3497E">
              <w:rPr>
                <w:rStyle w:val="Hyperlink"/>
                <w:noProof/>
              </w:rPr>
              <w:fldChar w:fldCharType="end"/>
            </w:r>
          </w:ins>
        </w:p>
        <w:p w14:paraId="3D20E44A" w14:textId="4B332CFA" w:rsidR="00E12F2E" w:rsidRDefault="00E12F2E">
          <w:pPr>
            <w:pStyle w:val="TOC3"/>
            <w:tabs>
              <w:tab w:val="right" w:leader="dot" w:pos="9350"/>
            </w:tabs>
            <w:rPr>
              <w:ins w:id="99" w:author="Rickey, Terry W (TJ) JR CIV USARMY CESAM (USA)" w:date="2026-01-14T12:30:00Z" w16du:dateUtc="2026-01-14T18:30:00Z"/>
              <w:rFonts w:eastAsiaTheme="minorEastAsia"/>
              <w:noProof/>
              <w:sz w:val="24"/>
              <w:szCs w:val="24"/>
            </w:rPr>
          </w:pPr>
          <w:ins w:id="100"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"_Toc219287600"</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Site Selection</w:t>
            </w:r>
            <w:r>
              <w:rPr>
                <w:noProof/>
                <w:webHidden/>
              </w:rPr>
              <w:tab/>
            </w:r>
            <w:r>
              <w:rPr>
                <w:noProof/>
                <w:webHidden/>
              </w:rPr>
              <w:fldChar w:fldCharType="begin"/>
            </w:r>
            <w:r>
              <w:rPr>
                <w:noProof/>
                <w:webHidden/>
              </w:rPr>
              <w:instrText xml:space="preserve"> PAGEREF _Toc219287600 \h </w:instrText>
            </w:r>
          </w:ins>
          <w:r>
            <w:rPr>
              <w:noProof/>
              <w:webHidden/>
            </w:rPr>
          </w:r>
          <w:ins w:id="101" w:author="Rickey, Terry W (TJ) JR CIV USARMY CESAM (USA)" w:date="2026-01-14T12:30:00Z" w16du:dateUtc="2026-01-14T18:30:00Z">
            <w:r>
              <w:rPr>
                <w:noProof/>
                <w:webHidden/>
              </w:rPr>
              <w:fldChar w:fldCharType="separate"/>
            </w:r>
            <w:r>
              <w:rPr>
                <w:noProof/>
                <w:webHidden/>
              </w:rPr>
              <w:t>16</w:t>
            </w:r>
            <w:r>
              <w:rPr>
                <w:noProof/>
                <w:webHidden/>
              </w:rPr>
              <w:fldChar w:fldCharType="end"/>
            </w:r>
            <w:r w:rsidRPr="00D3497E">
              <w:rPr>
                <w:rStyle w:val="Hyperlink"/>
                <w:noProof/>
              </w:rPr>
              <w:fldChar w:fldCharType="end"/>
            </w:r>
          </w:ins>
        </w:p>
        <w:p w14:paraId="31E2B8A9" w14:textId="1A728705" w:rsidR="00E12F2E" w:rsidRDefault="00E12F2E">
          <w:pPr>
            <w:pStyle w:val="TOC3"/>
            <w:tabs>
              <w:tab w:val="right" w:leader="dot" w:pos="9350"/>
            </w:tabs>
            <w:rPr>
              <w:ins w:id="102" w:author="Rickey, Terry W (TJ) JR CIV USARMY CESAM (USA)" w:date="2026-01-14T12:30:00Z" w16du:dateUtc="2026-01-14T18:30:00Z"/>
              <w:rFonts w:eastAsiaTheme="minorEastAsia"/>
              <w:noProof/>
              <w:sz w:val="24"/>
              <w:szCs w:val="24"/>
            </w:rPr>
          </w:pPr>
          <w:ins w:id="103"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"_Toc219287601"</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Results</w:t>
            </w:r>
            <w:r>
              <w:rPr>
                <w:noProof/>
                <w:webHidden/>
              </w:rPr>
              <w:tab/>
            </w:r>
            <w:r>
              <w:rPr>
                <w:noProof/>
                <w:webHidden/>
              </w:rPr>
              <w:fldChar w:fldCharType="begin"/>
            </w:r>
            <w:r>
              <w:rPr>
                <w:noProof/>
                <w:webHidden/>
              </w:rPr>
              <w:instrText xml:space="preserve"> PAGEREF _Toc219287601 \h </w:instrText>
            </w:r>
          </w:ins>
          <w:r>
            <w:rPr>
              <w:noProof/>
              <w:webHidden/>
            </w:rPr>
          </w:r>
          <w:ins w:id="104" w:author="Rickey, Terry W (TJ) JR CIV USARMY CESAM (USA)" w:date="2026-01-14T12:30:00Z" w16du:dateUtc="2026-01-14T18:30:00Z">
            <w:r>
              <w:rPr>
                <w:noProof/>
                <w:webHidden/>
              </w:rPr>
              <w:fldChar w:fldCharType="separate"/>
            </w:r>
            <w:r>
              <w:rPr>
                <w:noProof/>
                <w:webHidden/>
              </w:rPr>
              <w:t>17</w:t>
            </w:r>
            <w:r>
              <w:rPr>
                <w:noProof/>
                <w:webHidden/>
              </w:rPr>
              <w:fldChar w:fldCharType="end"/>
            </w:r>
            <w:r w:rsidRPr="00D3497E">
              <w:rPr>
                <w:rStyle w:val="Hyperlink"/>
                <w:noProof/>
              </w:rPr>
              <w:fldChar w:fldCharType="end"/>
            </w:r>
          </w:ins>
        </w:p>
        <w:p w14:paraId="61D2F3B3" w14:textId="783C5992" w:rsidR="00E12F2E" w:rsidRDefault="00E12F2E">
          <w:pPr>
            <w:pStyle w:val="TOC1"/>
            <w:tabs>
              <w:tab w:val="right" w:leader="dot" w:pos="9350"/>
            </w:tabs>
            <w:rPr>
              <w:ins w:id="105" w:author="Rickey, Terry W (TJ) JR CIV USARMY CESAM (USA)" w:date="2026-01-14T12:30:00Z" w16du:dateUtc="2026-01-14T18:30:00Z"/>
              <w:rFonts w:eastAsiaTheme="minorEastAsia"/>
              <w:noProof/>
              <w:sz w:val="24"/>
              <w:szCs w:val="24"/>
            </w:rPr>
          </w:pPr>
          <w:ins w:id="106"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"_Toc219287602"</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Data Analysis</w:t>
            </w:r>
            <w:r>
              <w:rPr>
                <w:noProof/>
                <w:webHidden/>
              </w:rPr>
              <w:tab/>
            </w:r>
            <w:r>
              <w:rPr>
                <w:noProof/>
                <w:webHidden/>
              </w:rPr>
              <w:fldChar w:fldCharType="begin"/>
            </w:r>
            <w:r>
              <w:rPr>
                <w:noProof/>
                <w:webHidden/>
              </w:rPr>
              <w:instrText xml:space="preserve"> PAGEREF _Toc219287602 \h </w:instrText>
            </w:r>
          </w:ins>
          <w:r>
            <w:rPr>
              <w:noProof/>
              <w:webHidden/>
            </w:rPr>
          </w:r>
          <w:ins w:id="107" w:author="Rickey, Terry W (TJ) JR CIV USARMY CESAM (USA)" w:date="2026-01-14T12:30:00Z" w16du:dateUtc="2026-01-14T18:30:00Z">
            <w:r>
              <w:rPr>
                <w:noProof/>
                <w:webHidden/>
              </w:rPr>
              <w:fldChar w:fldCharType="separate"/>
            </w:r>
            <w:r>
              <w:rPr>
                <w:noProof/>
                <w:webHidden/>
              </w:rPr>
              <w:t>17</w:t>
            </w:r>
            <w:r>
              <w:rPr>
                <w:noProof/>
                <w:webHidden/>
              </w:rPr>
              <w:fldChar w:fldCharType="end"/>
            </w:r>
            <w:r w:rsidRPr="00D3497E">
              <w:rPr>
                <w:rStyle w:val="Hyperlink"/>
                <w:noProof/>
              </w:rPr>
              <w:fldChar w:fldCharType="end"/>
            </w:r>
          </w:ins>
        </w:p>
        <w:p w14:paraId="74DBFEBA" w14:textId="7F6A03D6" w:rsidR="00E12F2E" w:rsidRDefault="00E12F2E">
          <w:pPr>
            <w:pStyle w:val="TOC2"/>
            <w:tabs>
              <w:tab w:val="right" w:leader="dot" w:pos="9350"/>
            </w:tabs>
            <w:rPr>
              <w:ins w:id="108" w:author="Rickey, Terry W (TJ) JR CIV USARMY CESAM (USA)" w:date="2026-01-14T12:30:00Z" w16du:dateUtc="2026-01-14T18:30:00Z"/>
              <w:rFonts w:eastAsiaTheme="minorEastAsia"/>
              <w:noProof/>
              <w:sz w:val="24"/>
              <w:szCs w:val="24"/>
            </w:rPr>
          </w:pPr>
          <w:ins w:id="109"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"_Toc219287603"</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Calculation of Biodiversity Indices</w:t>
            </w:r>
            <w:r>
              <w:rPr>
                <w:noProof/>
                <w:webHidden/>
              </w:rPr>
              <w:tab/>
            </w:r>
            <w:r>
              <w:rPr>
                <w:noProof/>
                <w:webHidden/>
              </w:rPr>
              <w:fldChar w:fldCharType="begin"/>
            </w:r>
            <w:r>
              <w:rPr>
                <w:noProof/>
                <w:webHidden/>
              </w:rPr>
              <w:instrText xml:space="preserve"> PAGEREF _Toc219287603 \h </w:instrText>
            </w:r>
          </w:ins>
          <w:r>
            <w:rPr>
              <w:noProof/>
              <w:webHidden/>
            </w:rPr>
          </w:r>
          <w:ins w:id="110" w:author="Rickey, Terry W (TJ) JR CIV USARMY CESAM (USA)" w:date="2026-01-14T12:30:00Z" w16du:dateUtc="2026-01-14T18:30:00Z">
            <w:r>
              <w:rPr>
                <w:noProof/>
                <w:webHidden/>
              </w:rPr>
              <w:fldChar w:fldCharType="separate"/>
            </w:r>
            <w:r>
              <w:rPr>
                <w:noProof/>
                <w:webHidden/>
              </w:rPr>
              <w:t>17</w:t>
            </w:r>
            <w:r>
              <w:rPr>
                <w:noProof/>
                <w:webHidden/>
              </w:rPr>
              <w:fldChar w:fldCharType="end"/>
            </w:r>
            <w:r w:rsidRPr="00D3497E">
              <w:rPr>
                <w:rStyle w:val="Hyperlink"/>
                <w:noProof/>
              </w:rPr>
              <w:fldChar w:fldCharType="end"/>
            </w:r>
          </w:ins>
        </w:p>
        <w:p w14:paraId="36C82A92" w14:textId="3738F5B3" w:rsidR="00E12F2E" w:rsidRDefault="00E12F2E">
          <w:pPr>
            <w:pStyle w:val="TOC2"/>
            <w:tabs>
              <w:tab w:val="right" w:leader="dot" w:pos="9350"/>
            </w:tabs>
            <w:rPr>
              <w:ins w:id="111" w:author="Rickey, Terry W (TJ) JR CIV USARMY CESAM (USA)" w:date="2026-01-14T12:30:00Z" w16du:dateUtc="2026-01-14T18:30:00Z"/>
              <w:rFonts w:eastAsiaTheme="minorEastAsia"/>
              <w:noProof/>
              <w:sz w:val="24"/>
              <w:szCs w:val="24"/>
            </w:rPr>
          </w:pPr>
          <w:ins w:id="112"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"_Toc219287604"</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Interpretation of Final Verified Results</w:t>
            </w:r>
            <w:r>
              <w:rPr>
                <w:noProof/>
                <w:webHidden/>
              </w:rPr>
              <w:tab/>
            </w:r>
            <w:r>
              <w:rPr>
                <w:noProof/>
                <w:webHidden/>
              </w:rPr>
              <w:fldChar w:fldCharType="begin"/>
            </w:r>
            <w:r>
              <w:rPr>
                <w:noProof/>
                <w:webHidden/>
              </w:rPr>
              <w:instrText xml:space="preserve"> PAGEREF _Toc219287604 \h </w:instrText>
            </w:r>
          </w:ins>
          <w:r>
            <w:rPr>
              <w:noProof/>
              <w:webHidden/>
            </w:rPr>
          </w:r>
          <w:ins w:id="113" w:author="Rickey, Terry W (TJ) JR CIV USARMY CESAM (USA)" w:date="2026-01-14T12:30:00Z" w16du:dateUtc="2026-01-14T18:30:00Z">
            <w:r>
              <w:rPr>
                <w:noProof/>
                <w:webHidden/>
              </w:rPr>
              <w:fldChar w:fldCharType="separate"/>
            </w:r>
            <w:r>
              <w:rPr>
                <w:noProof/>
                <w:webHidden/>
              </w:rPr>
              <w:t>18</w:t>
            </w:r>
            <w:r>
              <w:rPr>
                <w:noProof/>
                <w:webHidden/>
              </w:rPr>
              <w:fldChar w:fldCharType="end"/>
            </w:r>
            <w:r w:rsidRPr="00D3497E">
              <w:rPr>
                <w:rStyle w:val="Hyperlink"/>
                <w:noProof/>
              </w:rPr>
              <w:fldChar w:fldCharType="end"/>
            </w:r>
          </w:ins>
        </w:p>
        <w:p w14:paraId="3815E667" w14:textId="0C7A34B3" w:rsidR="00E12F2E" w:rsidRDefault="00E12F2E">
          <w:pPr>
            <w:pStyle w:val="TOC1"/>
            <w:tabs>
              <w:tab w:val="right" w:leader="dot" w:pos="9350"/>
            </w:tabs>
            <w:rPr>
              <w:ins w:id="114" w:author="Rickey, Terry W (TJ) JR CIV USARMY CESAM (USA)" w:date="2026-01-14T12:30:00Z" w16du:dateUtc="2026-01-14T18:30:00Z"/>
              <w:rFonts w:eastAsiaTheme="minorEastAsia"/>
              <w:noProof/>
              <w:sz w:val="24"/>
              <w:szCs w:val="24"/>
            </w:rPr>
          </w:pPr>
          <w:ins w:id="115"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"_Toc219287605"</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rFonts w:eastAsia="Times New Roman"/>
                <w:noProof/>
              </w:rPr>
              <w:t>Discussion</w:t>
            </w:r>
            <w:r>
              <w:rPr>
                <w:noProof/>
                <w:webHidden/>
              </w:rPr>
              <w:tab/>
            </w:r>
            <w:r>
              <w:rPr>
                <w:noProof/>
                <w:webHidden/>
              </w:rPr>
              <w:fldChar w:fldCharType="begin"/>
            </w:r>
            <w:r>
              <w:rPr>
                <w:noProof/>
                <w:webHidden/>
              </w:rPr>
              <w:instrText xml:space="preserve"> PAGEREF _Toc219287605 \h </w:instrText>
            </w:r>
          </w:ins>
          <w:r>
            <w:rPr>
              <w:noProof/>
              <w:webHidden/>
            </w:rPr>
          </w:r>
          <w:ins w:id="116" w:author="Rickey, Terry W (TJ) JR CIV USARMY CESAM (USA)" w:date="2026-01-14T12:30:00Z" w16du:dateUtc="2026-01-14T18:30:00Z">
            <w:r>
              <w:rPr>
                <w:noProof/>
                <w:webHidden/>
              </w:rPr>
              <w:fldChar w:fldCharType="separate"/>
            </w:r>
            <w:r>
              <w:rPr>
                <w:noProof/>
                <w:webHidden/>
              </w:rPr>
              <w:t>19</w:t>
            </w:r>
            <w:r>
              <w:rPr>
                <w:noProof/>
                <w:webHidden/>
              </w:rPr>
              <w:fldChar w:fldCharType="end"/>
            </w:r>
            <w:r w:rsidRPr="00D3497E">
              <w:rPr>
                <w:rStyle w:val="Hyperlink"/>
                <w:noProof/>
              </w:rPr>
              <w:fldChar w:fldCharType="end"/>
            </w:r>
          </w:ins>
        </w:p>
        <w:p w14:paraId="3B34BC35" w14:textId="26E78657" w:rsidR="00E12F2E" w:rsidRDefault="00E12F2E">
          <w:pPr>
            <w:pStyle w:val="TOC2"/>
            <w:tabs>
              <w:tab w:val="right" w:leader="dot" w:pos="9350"/>
            </w:tabs>
            <w:rPr>
              <w:ins w:id="117" w:author="Rickey, Terry W (TJ) JR CIV USARMY CESAM (USA)" w:date="2026-01-14T12:30:00Z" w16du:dateUtc="2026-01-14T18:30:00Z"/>
              <w:rFonts w:eastAsiaTheme="minorEastAsia"/>
              <w:noProof/>
              <w:sz w:val="24"/>
              <w:szCs w:val="24"/>
            </w:rPr>
          </w:pPr>
          <w:ins w:id="118"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"_Toc219287606"</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Individuals Collected</w:t>
            </w:r>
            <w:r>
              <w:rPr>
                <w:noProof/>
                <w:webHidden/>
              </w:rPr>
              <w:tab/>
            </w:r>
            <w:r>
              <w:rPr>
                <w:noProof/>
                <w:webHidden/>
              </w:rPr>
              <w:fldChar w:fldCharType="begin"/>
            </w:r>
            <w:r>
              <w:rPr>
                <w:noProof/>
                <w:webHidden/>
              </w:rPr>
              <w:instrText xml:space="preserve"> PAGEREF _Toc219287606 \h </w:instrText>
            </w:r>
          </w:ins>
          <w:r>
            <w:rPr>
              <w:noProof/>
              <w:webHidden/>
            </w:rPr>
          </w:r>
          <w:ins w:id="119" w:author="Rickey, Terry W (TJ) JR CIV USARMY CESAM (USA)" w:date="2026-01-14T12:30:00Z" w16du:dateUtc="2026-01-14T18:30:00Z">
            <w:r>
              <w:rPr>
                <w:noProof/>
                <w:webHidden/>
              </w:rPr>
              <w:fldChar w:fldCharType="separate"/>
            </w:r>
            <w:r>
              <w:rPr>
                <w:noProof/>
                <w:webHidden/>
              </w:rPr>
              <w:t>20</w:t>
            </w:r>
            <w:r>
              <w:rPr>
                <w:noProof/>
                <w:webHidden/>
              </w:rPr>
              <w:fldChar w:fldCharType="end"/>
            </w:r>
            <w:r w:rsidRPr="00D3497E">
              <w:rPr>
                <w:rStyle w:val="Hyperlink"/>
                <w:noProof/>
              </w:rPr>
              <w:fldChar w:fldCharType="end"/>
            </w:r>
          </w:ins>
        </w:p>
        <w:p w14:paraId="71251F55" w14:textId="3A1C6B91" w:rsidR="00E12F2E" w:rsidRDefault="00E12F2E">
          <w:pPr>
            <w:pStyle w:val="TOC2"/>
            <w:tabs>
              <w:tab w:val="right" w:leader="dot" w:pos="9350"/>
            </w:tabs>
            <w:rPr>
              <w:ins w:id="120" w:author="Rickey, Terry W (TJ) JR CIV USARMY CESAM (USA)" w:date="2026-01-14T12:30:00Z" w16du:dateUtc="2026-01-14T18:30:00Z"/>
              <w:rFonts w:eastAsiaTheme="minorEastAsia"/>
              <w:noProof/>
              <w:sz w:val="24"/>
              <w:szCs w:val="24"/>
            </w:rPr>
          </w:pPr>
          <w:ins w:id="121" w:author="Rickey, Terry W (TJ) JR CIV USARMY CESAM (USA)" w:date="2026-01-14T12:30:00Z" w16du:dateUtc="2026-01-14T18:30:00Z">
            <w:r w:rsidRPr="00D3497E">
              <w:rPr>
                <w:rStyle w:val="Hyperlink"/>
                <w:noProof/>
              </w:rPr>
              <w:lastRenderedPageBreak/>
              <w:fldChar w:fldCharType="begin"/>
            </w:r>
            <w:r w:rsidRPr="00D3497E">
              <w:rPr>
                <w:rStyle w:val="Hyperlink"/>
                <w:noProof/>
              </w:rPr>
              <w:instrText xml:space="preserve"> </w:instrText>
            </w:r>
            <w:r>
              <w:rPr>
                <w:noProof/>
              </w:rPr>
              <w:instrText>HYPERLINK \l "_Toc219287607"</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Biodiversity Indices as a Measure of Community Structure and Balance</w:t>
            </w:r>
            <w:r>
              <w:rPr>
                <w:noProof/>
                <w:webHidden/>
              </w:rPr>
              <w:tab/>
            </w:r>
            <w:r>
              <w:rPr>
                <w:noProof/>
                <w:webHidden/>
              </w:rPr>
              <w:fldChar w:fldCharType="begin"/>
            </w:r>
            <w:r>
              <w:rPr>
                <w:noProof/>
                <w:webHidden/>
              </w:rPr>
              <w:instrText xml:space="preserve"> PAGEREF _Toc219287607 \h </w:instrText>
            </w:r>
          </w:ins>
          <w:r>
            <w:rPr>
              <w:noProof/>
              <w:webHidden/>
            </w:rPr>
          </w:r>
          <w:ins w:id="122" w:author="Rickey, Terry W (TJ) JR CIV USARMY CESAM (USA)" w:date="2026-01-14T12:30:00Z" w16du:dateUtc="2026-01-14T18:30:00Z">
            <w:r>
              <w:rPr>
                <w:noProof/>
                <w:webHidden/>
              </w:rPr>
              <w:fldChar w:fldCharType="separate"/>
            </w:r>
            <w:r>
              <w:rPr>
                <w:noProof/>
                <w:webHidden/>
              </w:rPr>
              <w:t>21</w:t>
            </w:r>
            <w:r>
              <w:rPr>
                <w:noProof/>
                <w:webHidden/>
              </w:rPr>
              <w:fldChar w:fldCharType="end"/>
            </w:r>
            <w:r w:rsidRPr="00D3497E">
              <w:rPr>
                <w:rStyle w:val="Hyperlink"/>
                <w:noProof/>
              </w:rPr>
              <w:fldChar w:fldCharType="end"/>
            </w:r>
          </w:ins>
        </w:p>
        <w:p w14:paraId="382FF72A" w14:textId="0961BBD8" w:rsidR="00E12F2E" w:rsidRDefault="00E12F2E">
          <w:pPr>
            <w:pStyle w:val="TOC2"/>
            <w:tabs>
              <w:tab w:val="right" w:leader="dot" w:pos="9350"/>
            </w:tabs>
            <w:rPr>
              <w:ins w:id="123" w:author="Rickey, Terry W (TJ) JR CIV USARMY CESAM (USA)" w:date="2026-01-14T12:30:00Z" w16du:dateUtc="2026-01-14T18:30:00Z"/>
              <w:rFonts w:eastAsiaTheme="minorEastAsia"/>
              <w:noProof/>
              <w:sz w:val="24"/>
              <w:szCs w:val="24"/>
            </w:rPr>
          </w:pPr>
          <w:ins w:id="124"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"_Toc219287608"</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Discussion and Interpretation of Guild Analysis</w:t>
            </w:r>
            <w:r>
              <w:rPr>
                <w:noProof/>
                <w:webHidden/>
              </w:rPr>
              <w:tab/>
            </w:r>
            <w:r>
              <w:rPr>
                <w:noProof/>
                <w:webHidden/>
              </w:rPr>
              <w:fldChar w:fldCharType="begin"/>
            </w:r>
            <w:r>
              <w:rPr>
                <w:noProof/>
                <w:webHidden/>
              </w:rPr>
              <w:instrText xml:space="preserve"> PAGEREF _Toc219287608 \h </w:instrText>
            </w:r>
          </w:ins>
          <w:r>
            <w:rPr>
              <w:noProof/>
              <w:webHidden/>
            </w:rPr>
          </w:r>
          <w:ins w:id="125" w:author="Rickey, Terry W (TJ) JR CIV USARMY CESAM (USA)" w:date="2026-01-14T12:30:00Z" w16du:dateUtc="2026-01-14T18:30:00Z">
            <w:r>
              <w:rPr>
                <w:noProof/>
                <w:webHidden/>
              </w:rPr>
              <w:fldChar w:fldCharType="separate"/>
            </w:r>
            <w:r>
              <w:rPr>
                <w:noProof/>
                <w:webHidden/>
              </w:rPr>
              <w:t>25</w:t>
            </w:r>
            <w:r>
              <w:rPr>
                <w:noProof/>
                <w:webHidden/>
              </w:rPr>
              <w:fldChar w:fldCharType="end"/>
            </w:r>
            <w:r w:rsidRPr="00D3497E">
              <w:rPr>
                <w:rStyle w:val="Hyperlink"/>
                <w:noProof/>
              </w:rPr>
              <w:fldChar w:fldCharType="end"/>
            </w:r>
          </w:ins>
        </w:p>
        <w:p w14:paraId="2329E6B1" w14:textId="34F8148D" w:rsidR="00E12F2E" w:rsidRDefault="00E12F2E">
          <w:pPr>
            <w:pStyle w:val="TOC2"/>
            <w:tabs>
              <w:tab w:val="right" w:leader="dot" w:pos="9350"/>
            </w:tabs>
            <w:rPr>
              <w:ins w:id="126" w:author="Rickey, Terry W (TJ) JR CIV USARMY CESAM (USA)" w:date="2026-01-14T12:30:00Z" w16du:dateUtc="2026-01-14T18:30:00Z"/>
              <w:rFonts w:eastAsiaTheme="minorEastAsia"/>
              <w:noProof/>
              <w:sz w:val="24"/>
              <w:szCs w:val="24"/>
            </w:rPr>
          </w:pPr>
          <w:ins w:id="127"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"_Toc219287609"</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Future Application of this Baseline Analysis</w:t>
            </w:r>
            <w:r>
              <w:rPr>
                <w:noProof/>
                <w:webHidden/>
              </w:rPr>
              <w:tab/>
            </w:r>
            <w:r>
              <w:rPr>
                <w:noProof/>
                <w:webHidden/>
              </w:rPr>
              <w:fldChar w:fldCharType="begin"/>
            </w:r>
            <w:r>
              <w:rPr>
                <w:noProof/>
                <w:webHidden/>
              </w:rPr>
              <w:instrText xml:space="preserve"> PAGEREF _Toc219287609 \h </w:instrText>
            </w:r>
          </w:ins>
          <w:r>
            <w:rPr>
              <w:noProof/>
              <w:webHidden/>
            </w:rPr>
          </w:r>
          <w:ins w:id="128" w:author="Rickey, Terry W (TJ) JR CIV USARMY CESAM (USA)" w:date="2026-01-14T12:30:00Z" w16du:dateUtc="2026-01-14T18:30:00Z">
            <w:r>
              <w:rPr>
                <w:noProof/>
                <w:webHidden/>
              </w:rPr>
              <w:fldChar w:fldCharType="separate"/>
            </w:r>
            <w:r>
              <w:rPr>
                <w:noProof/>
                <w:webHidden/>
              </w:rPr>
              <w:t>26</w:t>
            </w:r>
            <w:r>
              <w:rPr>
                <w:noProof/>
                <w:webHidden/>
              </w:rPr>
              <w:fldChar w:fldCharType="end"/>
            </w:r>
            <w:r w:rsidRPr="00D3497E">
              <w:rPr>
                <w:rStyle w:val="Hyperlink"/>
                <w:noProof/>
              </w:rPr>
              <w:fldChar w:fldCharType="end"/>
            </w:r>
          </w:ins>
        </w:p>
        <w:p w14:paraId="1983E560" w14:textId="2BF2D1F3" w:rsidR="00E12F2E" w:rsidRDefault="00E12F2E">
          <w:pPr>
            <w:pStyle w:val="TOC2"/>
            <w:tabs>
              <w:tab w:val="right" w:leader="dot" w:pos="9350"/>
            </w:tabs>
            <w:rPr>
              <w:ins w:id="129" w:author="Rickey, Terry W (TJ) JR CIV USARMY CESAM (USA)" w:date="2026-01-14T12:30:00Z" w16du:dateUtc="2026-01-14T18:30:00Z"/>
              <w:rFonts w:eastAsiaTheme="minorEastAsia"/>
              <w:noProof/>
              <w:sz w:val="24"/>
              <w:szCs w:val="24"/>
            </w:rPr>
          </w:pPr>
          <w:ins w:id="130"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"_Toc219287610"</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The applications of this baseline are threefold:</w:t>
            </w:r>
            <w:r>
              <w:rPr>
                <w:noProof/>
                <w:webHidden/>
              </w:rPr>
              <w:tab/>
            </w:r>
            <w:r>
              <w:rPr>
                <w:noProof/>
                <w:webHidden/>
              </w:rPr>
              <w:fldChar w:fldCharType="begin"/>
            </w:r>
            <w:r>
              <w:rPr>
                <w:noProof/>
                <w:webHidden/>
              </w:rPr>
              <w:instrText xml:space="preserve"> PAGEREF _Toc219287610 \h </w:instrText>
            </w:r>
          </w:ins>
          <w:r>
            <w:rPr>
              <w:noProof/>
              <w:webHidden/>
            </w:rPr>
          </w:r>
          <w:ins w:id="131" w:author="Rickey, Terry W (TJ) JR CIV USARMY CESAM (USA)" w:date="2026-01-14T12:30:00Z" w16du:dateUtc="2026-01-14T18:30:00Z">
            <w:r>
              <w:rPr>
                <w:noProof/>
                <w:webHidden/>
              </w:rPr>
              <w:fldChar w:fldCharType="separate"/>
            </w:r>
            <w:r>
              <w:rPr>
                <w:noProof/>
                <w:webHidden/>
              </w:rPr>
              <w:t>26</w:t>
            </w:r>
            <w:r>
              <w:rPr>
                <w:noProof/>
                <w:webHidden/>
              </w:rPr>
              <w:fldChar w:fldCharType="end"/>
            </w:r>
            <w:r w:rsidRPr="00D3497E">
              <w:rPr>
                <w:rStyle w:val="Hyperlink"/>
                <w:noProof/>
              </w:rPr>
              <w:fldChar w:fldCharType="end"/>
            </w:r>
          </w:ins>
        </w:p>
        <w:p w14:paraId="74035BE1" w14:textId="006CA44D" w:rsidR="00E12F2E" w:rsidRDefault="00E12F2E">
          <w:pPr>
            <w:pStyle w:val="TOC1"/>
            <w:tabs>
              <w:tab w:val="right" w:leader="dot" w:pos="9350"/>
            </w:tabs>
            <w:rPr>
              <w:ins w:id="132" w:author="Rickey, Terry W (TJ) JR CIV USARMY CESAM (USA)" w:date="2026-01-14T12:30:00Z" w16du:dateUtc="2026-01-14T18:30:00Z"/>
              <w:rFonts w:eastAsiaTheme="minorEastAsia"/>
              <w:noProof/>
              <w:sz w:val="24"/>
              <w:szCs w:val="24"/>
            </w:rPr>
          </w:pPr>
          <w:ins w:id="133"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"_Toc219287611"</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rFonts w:eastAsia="Times New Roman"/>
                <w:noProof/>
              </w:rPr>
              <w:t>Future Direction</w:t>
            </w:r>
            <w:r>
              <w:rPr>
                <w:noProof/>
                <w:webHidden/>
              </w:rPr>
              <w:tab/>
            </w:r>
            <w:r>
              <w:rPr>
                <w:noProof/>
                <w:webHidden/>
              </w:rPr>
              <w:fldChar w:fldCharType="begin"/>
            </w:r>
            <w:r>
              <w:rPr>
                <w:noProof/>
                <w:webHidden/>
              </w:rPr>
              <w:instrText xml:space="preserve"> PAGEREF _Toc219287611 \h </w:instrText>
            </w:r>
          </w:ins>
          <w:r>
            <w:rPr>
              <w:noProof/>
              <w:webHidden/>
            </w:rPr>
          </w:r>
          <w:ins w:id="134" w:author="Rickey, Terry W (TJ) JR CIV USARMY CESAM (USA)" w:date="2026-01-14T12:30:00Z" w16du:dateUtc="2026-01-14T18:30:00Z">
            <w:r>
              <w:rPr>
                <w:noProof/>
                <w:webHidden/>
              </w:rPr>
              <w:fldChar w:fldCharType="separate"/>
            </w:r>
            <w:r>
              <w:rPr>
                <w:noProof/>
                <w:webHidden/>
              </w:rPr>
              <w:t>27</w:t>
            </w:r>
            <w:r>
              <w:rPr>
                <w:noProof/>
                <w:webHidden/>
              </w:rPr>
              <w:fldChar w:fldCharType="end"/>
            </w:r>
            <w:r w:rsidRPr="00D3497E">
              <w:rPr>
                <w:rStyle w:val="Hyperlink"/>
                <w:noProof/>
              </w:rPr>
              <w:fldChar w:fldCharType="end"/>
            </w:r>
          </w:ins>
        </w:p>
        <w:p w14:paraId="3FE8B5EF" w14:textId="6FE856A4" w:rsidR="00E12F2E" w:rsidRDefault="00E12F2E">
          <w:pPr>
            <w:pStyle w:val="TOC1"/>
            <w:tabs>
              <w:tab w:val="right" w:leader="dot" w:pos="9350"/>
            </w:tabs>
            <w:rPr>
              <w:ins w:id="135" w:author="Rickey, Terry W (TJ) JR CIV USARMY CESAM (USA)" w:date="2026-01-14T12:30:00Z" w16du:dateUtc="2026-01-14T18:30:00Z"/>
              <w:rFonts w:eastAsiaTheme="minorEastAsia"/>
              <w:noProof/>
              <w:sz w:val="24"/>
              <w:szCs w:val="24"/>
            </w:rPr>
          </w:pPr>
          <w:ins w:id="136"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"_Toc219287612"</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Appendix</w:t>
            </w:r>
            <w:r>
              <w:rPr>
                <w:noProof/>
                <w:webHidden/>
              </w:rPr>
              <w:tab/>
            </w:r>
            <w:r>
              <w:rPr>
                <w:noProof/>
                <w:webHidden/>
              </w:rPr>
              <w:fldChar w:fldCharType="begin"/>
            </w:r>
            <w:r>
              <w:rPr>
                <w:noProof/>
                <w:webHidden/>
              </w:rPr>
              <w:instrText xml:space="preserve"> PAGEREF _Toc219287612 \h </w:instrText>
            </w:r>
          </w:ins>
          <w:r>
            <w:rPr>
              <w:noProof/>
              <w:webHidden/>
            </w:rPr>
          </w:r>
          <w:ins w:id="137" w:author="Rickey, Terry W (TJ) JR CIV USARMY CESAM (USA)" w:date="2026-01-14T12:30:00Z" w16du:dateUtc="2026-01-14T18:30:00Z">
            <w:r>
              <w:rPr>
                <w:noProof/>
                <w:webHidden/>
              </w:rPr>
              <w:fldChar w:fldCharType="separate"/>
            </w:r>
            <w:r>
              <w:rPr>
                <w:noProof/>
                <w:webHidden/>
              </w:rPr>
              <w:t>29</w:t>
            </w:r>
            <w:r>
              <w:rPr>
                <w:noProof/>
                <w:webHidden/>
              </w:rPr>
              <w:fldChar w:fldCharType="end"/>
            </w:r>
            <w:r w:rsidRPr="00D3497E">
              <w:rPr>
                <w:rStyle w:val="Hyperlink"/>
                <w:noProof/>
              </w:rPr>
              <w:fldChar w:fldCharType="end"/>
            </w:r>
          </w:ins>
        </w:p>
        <w:p w14:paraId="5D985A94" w14:textId="18DAAADC" w:rsidR="00E12F2E" w:rsidRDefault="00E12F2E">
          <w:pPr>
            <w:pStyle w:val="TOC2"/>
            <w:tabs>
              <w:tab w:val="right" w:leader="dot" w:pos="9350"/>
            </w:tabs>
            <w:rPr>
              <w:ins w:id="138" w:author="Rickey, Terry W (TJ) JR CIV USARMY CESAM (USA)" w:date="2026-01-14T12:30:00Z" w16du:dateUtc="2026-01-14T18:30:00Z"/>
              <w:rFonts w:eastAsiaTheme="minorEastAsia"/>
              <w:noProof/>
              <w:sz w:val="24"/>
              <w:szCs w:val="24"/>
            </w:rPr>
          </w:pPr>
          <w:ins w:id="139" w:author="Rickey, Terry W (TJ) JR CIV USARMY CESAM (USA)" w:date="2026-01-14T12:30:00Z" w16du:dateUtc="2026-01-14T18:30:00Z">
            <w:r w:rsidRPr="00D3497E">
              <w:rPr>
                <w:rStyle w:val="Hyperlink"/>
                <w:noProof/>
              </w:rPr>
              <w:fldChar w:fldCharType="begin"/>
            </w:r>
            <w:r w:rsidRPr="00D3497E">
              <w:rPr>
                <w:rStyle w:val="Hyperlink"/>
                <w:noProof/>
              </w:rPr>
              <w:instrText xml:space="preserve"> </w:instrText>
            </w:r>
            <w:r>
              <w:rPr>
                <w:noProof/>
              </w:rPr>
              <w:instrText>HYPERLINK \l "_Toc219287613"</w:instrText>
            </w:r>
            <w:r w:rsidRPr="00D3497E">
              <w:rPr>
                <w:rStyle w:val="Hyperlink"/>
                <w:noProof/>
              </w:rPr>
              <w:instrText xml:space="preserve"> </w:instrText>
            </w:r>
            <w:r w:rsidRPr="00D3497E">
              <w:rPr>
                <w:rStyle w:val="Hyperlink"/>
                <w:noProof/>
              </w:rPr>
            </w:r>
            <w:r w:rsidRPr="00D3497E">
              <w:rPr>
                <w:rStyle w:val="Hyperlink"/>
                <w:noProof/>
              </w:rPr>
              <w:fldChar w:fldCharType="separate"/>
            </w:r>
            <w:r w:rsidRPr="00D3497E">
              <w:rPr>
                <w:rStyle w:val="Hyperlink"/>
                <w:noProof/>
              </w:rPr>
              <w:t>Species Classification by Primary Fish Guild</w:t>
            </w:r>
            <w:r>
              <w:rPr>
                <w:noProof/>
                <w:webHidden/>
              </w:rPr>
              <w:tab/>
            </w:r>
            <w:r>
              <w:rPr>
                <w:noProof/>
                <w:webHidden/>
              </w:rPr>
              <w:fldChar w:fldCharType="begin"/>
            </w:r>
            <w:r>
              <w:rPr>
                <w:noProof/>
                <w:webHidden/>
              </w:rPr>
              <w:instrText xml:space="preserve"> PAGEREF _Toc219287613 \h </w:instrText>
            </w:r>
          </w:ins>
          <w:r>
            <w:rPr>
              <w:noProof/>
              <w:webHidden/>
            </w:rPr>
          </w:r>
          <w:ins w:id="140" w:author="Rickey, Terry W (TJ) JR CIV USARMY CESAM (USA)" w:date="2026-01-14T12:30:00Z" w16du:dateUtc="2026-01-14T18:30:00Z">
            <w:r>
              <w:rPr>
                <w:noProof/>
                <w:webHidden/>
              </w:rPr>
              <w:fldChar w:fldCharType="separate"/>
            </w:r>
            <w:r>
              <w:rPr>
                <w:noProof/>
                <w:webHidden/>
              </w:rPr>
              <w:t>34</w:t>
            </w:r>
            <w:r>
              <w:rPr>
                <w:noProof/>
                <w:webHidden/>
              </w:rPr>
              <w:fldChar w:fldCharType="end"/>
            </w:r>
            <w:r w:rsidRPr="00D3497E">
              <w:rPr>
                <w:rStyle w:val="Hyperlink"/>
                <w:noProof/>
              </w:rPr>
              <w:fldChar w:fldCharType="end"/>
            </w:r>
          </w:ins>
        </w:p>
        <w:p w14:paraId="384003C9" w14:textId="38D7C7EB" w:rsidR="00A7724C" w:rsidDel="00E12F2E" w:rsidRDefault="00A7724C">
          <w:pPr>
            <w:pStyle w:val="TOC1"/>
            <w:tabs>
              <w:tab w:val="right" w:leader="dot" w:pos="9350"/>
            </w:tabs>
            <w:rPr>
              <w:del w:id="141" w:author="Rickey, Terry W (TJ) JR CIV USARMY CESAM (USA)" w:date="2026-01-14T12:27:00Z" w16du:dateUtc="2026-01-14T18:27:00Z"/>
              <w:rFonts w:eastAsiaTheme="minorEastAsia"/>
              <w:noProof/>
              <w:sz w:val="24"/>
              <w:szCs w:val="24"/>
            </w:rPr>
          </w:pPr>
          <w:del w:id="142" w:author="Rickey, Terry W (TJ) JR CIV USARMY CESAM (USA)" w:date="2026-01-14T12:27:00Z" w16du:dateUtc="2026-01-14T18:27:00Z">
            <w:r w:rsidRPr="00E12F2E" w:rsidDel="00E12F2E">
              <w:rPr>
                <w:rStyle w:val="Hyperlink"/>
                <w:noProof/>
              </w:rPr>
              <w:delText>Introduction</w:delText>
            </w:r>
            <w:r w:rsidDel="00E12F2E">
              <w:rPr>
                <w:noProof/>
                <w:webHidden/>
              </w:rPr>
              <w:tab/>
              <w:delText>4</w:delText>
            </w:r>
          </w:del>
        </w:p>
        <w:p w14:paraId="0ADE12C9" w14:textId="73E16D21" w:rsidR="00A7724C" w:rsidDel="00E12F2E" w:rsidRDefault="00A7724C">
          <w:pPr>
            <w:pStyle w:val="TOC2"/>
            <w:tabs>
              <w:tab w:val="right" w:leader="dot" w:pos="9350"/>
            </w:tabs>
            <w:rPr>
              <w:del w:id="143" w:author="Rickey, Terry W (TJ) JR CIV USARMY CESAM (USA)" w:date="2026-01-14T12:27:00Z" w16du:dateUtc="2026-01-14T18:27:00Z"/>
              <w:rFonts w:eastAsiaTheme="minorEastAsia"/>
              <w:noProof/>
              <w:sz w:val="24"/>
              <w:szCs w:val="24"/>
            </w:rPr>
          </w:pPr>
          <w:del w:id="144" w:author="Rickey, Terry W (TJ) JR CIV USARMY CESAM (USA)" w:date="2026-01-14T12:27:00Z" w16du:dateUtc="2026-01-14T18:27:00Z">
            <w:r w:rsidRPr="00E12F2E" w:rsidDel="00E12F2E">
              <w:rPr>
                <w:rStyle w:val="Hyperlink"/>
                <w:noProof/>
              </w:rPr>
              <w:delText>Alabama River</w:delText>
            </w:r>
            <w:r w:rsidDel="00E12F2E">
              <w:rPr>
                <w:noProof/>
                <w:webHidden/>
              </w:rPr>
              <w:tab/>
              <w:delText>4</w:delText>
            </w:r>
          </w:del>
        </w:p>
        <w:p w14:paraId="0483578E" w14:textId="646F90E3" w:rsidR="00A7724C" w:rsidDel="00E12F2E" w:rsidRDefault="00A7724C">
          <w:pPr>
            <w:pStyle w:val="TOC2"/>
            <w:tabs>
              <w:tab w:val="right" w:leader="dot" w:pos="9350"/>
            </w:tabs>
            <w:rPr>
              <w:del w:id="145" w:author="Rickey, Terry W (TJ) JR CIV USARMY CESAM (USA)" w:date="2026-01-14T12:27:00Z" w16du:dateUtc="2026-01-14T18:27:00Z"/>
              <w:rFonts w:eastAsiaTheme="minorEastAsia"/>
              <w:noProof/>
              <w:sz w:val="24"/>
              <w:szCs w:val="24"/>
            </w:rPr>
          </w:pPr>
          <w:del w:id="146" w:author="Rickey, Terry W (TJ) JR CIV USARMY CESAM (USA)" w:date="2026-01-14T12:27:00Z" w16du:dateUtc="2026-01-14T18:27:00Z">
            <w:r w:rsidRPr="00E12F2E" w:rsidDel="00E12F2E">
              <w:rPr>
                <w:rStyle w:val="Hyperlink"/>
                <w:noProof/>
              </w:rPr>
              <w:delText>Current Dam Operations and Conservation Practices</w:delText>
            </w:r>
            <w:r w:rsidDel="00E12F2E">
              <w:rPr>
                <w:noProof/>
                <w:webHidden/>
              </w:rPr>
              <w:tab/>
              <w:delText>6</w:delText>
            </w:r>
          </w:del>
        </w:p>
        <w:p w14:paraId="3DC28E58" w14:textId="3DE14A85" w:rsidR="00A7724C" w:rsidDel="00E12F2E" w:rsidRDefault="00A7724C">
          <w:pPr>
            <w:pStyle w:val="TOC2"/>
            <w:tabs>
              <w:tab w:val="right" w:leader="dot" w:pos="9350"/>
            </w:tabs>
            <w:rPr>
              <w:del w:id="147" w:author="Rickey, Terry W (TJ) JR CIV USARMY CESAM (USA)" w:date="2026-01-14T12:27:00Z" w16du:dateUtc="2026-01-14T18:27:00Z"/>
              <w:rFonts w:eastAsiaTheme="minorEastAsia"/>
              <w:noProof/>
              <w:sz w:val="24"/>
              <w:szCs w:val="24"/>
            </w:rPr>
          </w:pPr>
          <w:del w:id="148" w:author="Rickey, Terry W (TJ) JR CIV USARMY CESAM (USA)" w:date="2026-01-14T12:27:00Z" w16du:dateUtc="2026-01-14T18:27:00Z">
            <w:r w:rsidRPr="00E12F2E" w:rsidDel="00E12F2E">
              <w:rPr>
                <w:rStyle w:val="Hyperlink"/>
                <w:noProof/>
              </w:rPr>
              <w:delText>Alabama River Lockages Sustainable Rivers Project</w:delText>
            </w:r>
            <w:r w:rsidDel="00E12F2E">
              <w:rPr>
                <w:noProof/>
                <w:webHidden/>
              </w:rPr>
              <w:tab/>
              <w:delText>8</w:delText>
            </w:r>
          </w:del>
        </w:p>
        <w:p w14:paraId="6BDBA2CD" w14:textId="08036BF0" w:rsidR="00A7724C" w:rsidDel="00E12F2E" w:rsidRDefault="00A7724C">
          <w:pPr>
            <w:pStyle w:val="TOC1"/>
            <w:tabs>
              <w:tab w:val="right" w:leader="dot" w:pos="9350"/>
            </w:tabs>
            <w:rPr>
              <w:del w:id="149" w:author="Rickey, Terry W (TJ) JR CIV USARMY CESAM (USA)" w:date="2026-01-14T12:27:00Z" w16du:dateUtc="2026-01-14T18:27:00Z"/>
              <w:rFonts w:eastAsiaTheme="minorEastAsia"/>
              <w:noProof/>
              <w:sz w:val="24"/>
              <w:szCs w:val="24"/>
            </w:rPr>
          </w:pPr>
          <w:del w:id="150" w:author="Rickey, Terry W (TJ) JR CIV USARMY CESAM (USA)" w:date="2026-01-14T12:27:00Z" w16du:dateUtc="2026-01-14T18:27:00Z">
            <w:r w:rsidRPr="00E12F2E" w:rsidDel="00E12F2E">
              <w:rPr>
                <w:rStyle w:val="Hyperlink"/>
                <w:noProof/>
              </w:rPr>
              <w:delText>Data Gathering</w:delText>
            </w:r>
            <w:r w:rsidDel="00E12F2E">
              <w:rPr>
                <w:noProof/>
                <w:webHidden/>
              </w:rPr>
              <w:tab/>
              <w:delText>10</w:delText>
            </w:r>
          </w:del>
        </w:p>
        <w:p w14:paraId="640194B2" w14:textId="29173147" w:rsidR="00A7724C" w:rsidDel="00E12F2E" w:rsidRDefault="00A7724C">
          <w:pPr>
            <w:pStyle w:val="TOC2"/>
            <w:tabs>
              <w:tab w:val="right" w:leader="dot" w:pos="9350"/>
            </w:tabs>
            <w:rPr>
              <w:del w:id="151" w:author="Rickey, Terry W (TJ) JR CIV USARMY CESAM (USA)" w:date="2026-01-14T12:27:00Z" w16du:dateUtc="2026-01-14T18:27:00Z"/>
              <w:rFonts w:eastAsiaTheme="minorEastAsia"/>
              <w:noProof/>
              <w:sz w:val="24"/>
              <w:szCs w:val="24"/>
            </w:rPr>
          </w:pPr>
          <w:del w:id="152" w:author="Rickey, Terry W (TJ) JR CIV USARMY CESAM (USA)" w:date="2026-01-14T12:27:00Z" w16du:dateUtc="2026-01-14T18:27:00Z">
            <w:r w:rsidRPr="00E12F2E" w:rsidDel="00E12F2E">
              <w:rPr>
                <w:rStyle w:val="Hyperlink"/>
                <w:noProof/>
              </w:rPr>
              <w:delText>Key Target Species and Guilds</w:delText>
            </w:r>
            <w:r w:rsidDel="00E12F2E">
              <w:rPr>
                <w:noProof/>
                <w:webHidden/>
              </w:rPr>
              <w:tab/>
              <w:delText>10</w:delText>
            </w:r>
          </w:del>
        </w:p>
        <w:p w14:paraId="2BB2652E" w14:textId="44BC38F6" w:rsidR="00A7724C" w:rsidDel="00E12F2E" w:rsidRDefault="00A7724C">
          <w:pPr>
            <w:pStyle w:val="TOC3"/>
            <w:tabs>
              <w:tab w:val="right" w:leader="dot" w:pos="9350"/>
            </w:tabs>
            <w:rPr>
              <w:del w:id="153" w:author="Rickey, Terry W (TJ) JR CIV USARMY CESAM (USA)" w:date="2026-01-14T12:27:00Z" w16du:dateUtc="2026-01-14T18:27:00Z"/>
              <w:rFonts w:eastAsiaTheme="minorEastAsia"/>
              <w:noProof/>
              <w:sz w:val="24"/>
              <w:szCs w:val="24"/>
            </w:rPr>
          </w:pPr>
          <w:del w:id="154" w:author="Rickey, Terry W (TJ) JR CIV USARMY CESAM (USA)" w:date="2026-01-14T12:27:00Z" w16du:dateUtc="2026-01-14T18:27:00Z">
            <w:r w:rsidRPr="00E12F2E" w:rsidDel="00E12F2E">
              <w:rPr>
                <w:rStyle w:val="Hyperlink"/>
                <w:noProof/>
              </w:rPr>
              <w:delText>1. Migratory "Big-River" Species</w:delText>
            </w:r>
            <w:r w:rsidDel="00E12F2E">
              <w:rPr>
                <w:noProof/>
                <w:webHidden/>
              </w:rPr>
              <w:tab/>
              <w:delText>10</w:delText>
            </w:r>
          </w:del>
        </w:p>
        <w:p w14:paraId="75E05A7E" w14:textId="2567AC13" w:rsidR="00A7724C" w:rsidDel="00E12F2E" w:rsidRDefault="00A7724C">
          <w:pPr>
            <w:pStyle w:val="TOC3"/>
            <w:tabs>
              <w:tab w:val="right" w:leader="dot" w:pos="9350"/>
            </w:tabs>
            <w:rPr>
              <w:del w:id="155" w:author="Rickey, Terry W (TJ) JR CIV USARMY CESAM (USA)" w:date="2026-01-14T12:27:00Z" w16du:dateUtc="2026-01-14T18:27:00Z"/>
              <w:rFonts w:eastAsiaTheme="minorEastAsia"/>
              <w:noProof/>
              <w:sz w:val="24"/>
              <w:szCs w:val="24"/>
            </w:rPr>
          </w:pPr>
          <w:del w:id="156" w:author="Rickey, Terry W (TJ) JR CIV USARMY CESAM (USA)" w:date="2026-01-14T12:27:00Z" w16du:dateUtc="2026-01-14T18:27:00Z">
            <w:r w:rsidRPr="00E12F2E" w:rsidDel="00E12F2E">
              <w:rPr>
                <w:rStyle w:val="Hyperlink"/>
                <w:noProof/>
              </w:rPr>
              <w:delText>2. Resident Sport Fish</w:delText>
            </w:r>
            <w:r w:rsidDel="00E12F2E">
              <w:rPr>
                <w:noProof/>
                <w:webHidden/>
              </w:rPr>
              <w:tab/>
              <w:delText>10</w:delText>
            </w:r>
          </w:del>
        </w:p>
        <w:p w14:paraId="3AFC8A3C" w14:textId="79D2A06D" w:rsidR="00A7724C" w:rsidDel="00E12F2E" w:rsidRDefault="00A7724C">
          <w:pPr>
            <w:pStyle w:val="TOC3"/>
            <w:tabs>
              <w:tab w:val="right" w:leader="dot" w:pos="9350"/>
            </w:tabs>
            <w:rPr>
              <w:del w:id="157" w:author="Rickey, Terry W (TJ) JR CIV USARMY CESAM (USA)" w:date="2026-01-14T12:27:00Z" w16du:dateUtc="2026-01-14T18:27:00Z"/>
              <w:rFonts w:eastAsiaTheme="minorEastAsia"/>
              <w:noProof/>
              <w:sz w:val="24"/>
              <w:szCs w:val="24"/>
            </w:rPr>
          </w:pPr>
          <w:del w:id="158" w:author="Rickey, Terry W (TJ) JR CIV USARMY CESAM (USA)" w:date="2026-01-14T12:27:00Z" w16du:dateUtc="2026-01-14T18:27:00Z">
            <w:r w:rsidRPr="00E12F2E" w:rsidDel="00E12F2E">
              <w:rPr>
                <w:rStyle w:val="Hyperlink"/>
                <w:noProof/>
              </w:rPr>
              <w:delText>3. Benthic Specialists of Conservation Concern</w:delText>
            </w:r>
            <w:r w:rsidDel="00E12F2E">
              <w:rPr>
                <w:noProof/>
                <w:webHidden/>
              </w:rPr>
              <w:tab/>
              <w:delText>10</w:delText>
            </w:r>
          </w:del>
        </w:p>
        <w:p w14:paraId="05500062" w14:textId="5183BEA0" w:rsidR="00A7724C" w:rsidDel="00E12F2E" w:rsidRDefault="00A7724C">
          <w:pPr>
            <w:pStyle w:val="TOC3"/>
            <w:tabs>
              <w:tab w:val="right" w:leader="dot" w:pos="9350"/>
            </w:tabs>
            <w:rPr>
              <w:del w:id="159" w:author="Rickey, Terry W (TJ) JR CIV USARMY CESAM (USA)" w:date="2026-01-14T12:27:00Z" w16du:dateUtc="2026-01-14T18:27:00Z"/>
              <w:rFonts w:eastAsiaTheme="minorEastAsia"/>
              <w:noProof/>
              <w:sz w:val="24"/>
              <w:szCs w:val="24"/>
            </w:rPr>
          </w:pPr>
          <w:del w:id="160" w:author="Rickey, Terry W (TJ) JR CIV USARMY CESAM (USA)" w:date="2026-01-14T12:27:00Z" w16du:dateUtc="2026-01-14T18:27:00Z">
            <w:r w:rsidRPr="00E12F2E" w:rsidDel="00E12F2E">
              <w:rPr>
                <w:rStyle w:val="Hyperlink"/>
                <w:noProof/>
              </w:rPr>
              <w:delText>4. Forage Fish Community</w:delText>
            </w:r>
            <w:r w:rsidDel="00E12F2E">
              <w:rPr>
                <w:noProof/>
                <w:webHidden/>
              </w:rPr>
              <w:tab/>
              <w:delText>11</w:delText>
            </w:r>
          </w:del>
        </w:p>
        <w:p w14:paraId="692B683F" w14:textId="4A1B01A9" w:rsidR="00A7724C" w:rsidDel="00E12F2E" w:rsidRDefault="00A7724C">
          <w:pPr>
            <w:pStyle w:val="TOC2"/>
            <w:tabs>
              <w:tab w:val="right" w:leader="dot" w:pos="9350"/>
            </w:tabs>
            <w:rPr>
              <w:del w:id="161" w:author="Rickey, Terry W (TJ) JR CIV USARMY CESAM (USA)" w:date="2026-01-14T12:27:00Z" w16du:dateUtc="2026-01-14T18:27:00Z"/>
              <w:rFonts w:eastAsiaTheme="minorEastAsia"/>
              <w:noProof/>
              <w:sz w:val="24"/>
              <w:szCs w:val="24"/>
            </w:rPr>
          </w:pPr>
          <w:del w:id="162" w:author="Rickey, Terry W (TJ) JR CIV USARMY CESAM (USA)" w:date="2026-01-14T12:27:00Z" w16du:dateUtc="2026-01-14T18:27:00Z">
            <w:r w:rsidRPr="00E12F2E" w:rsidDel="00E12F2E">
              <w:rPr>
                <w:rStyle w:val="Hyperlink"/>
                <w:rFonts w:eastAsia="Times New Roman"/>
                <w:noProof/>
              </w:rPr>
              <w:delText>Electrofishing</w:delText>
            </w:r>
            <w:r w:rsidDel="00E12F2E">
              <w:rPr>
                <w:noProof/>
                <w:webHidden/>
              </w:rPr>
              <w:tab/>
              <w:delText>11</w:delText>
            </w:r>
          </w:del>
        </w:p>
        <w:p w14:paraId="414B1F04" w14:textId="5BDF5158" w:rsidR="00A7724C" w:rsidDel="00E12F2E" w:rsidRDefault="00A7724C">
          <w:pPr>
            <w:pStyle w:val="TOC3"/>
            <w:tabs>
              <w:tab w:val="right" w:leader="dot" w:pos="9350"/>
            </w:tabs>
            <w:rPr>
              <w:del w:id="163" w:author="Rickey, Terry W (TJ) JR CIV USARMY CESAM (USA)" w:date="2026-01-14T12:27:00Z" w16du:dateUtc="2026-01-14T18:27:00Z"/>
              <w:rFonts w:eastAsiaTheme="minorEastAsia"/>
              <w:noProof/>
              <w:sz w:val="24"/>
              <w:szCs w:val="24"/>
            </w:rPr>
          </w:pPr>
          <w:del w:id="164" w:author="Rickey, Terry W (TJ) JR CIV USARMY CESAM (USA)" w:date="2026-01-14T12:27:00Z" w16du:dateUtc="2026-01-14T18:27:00Z">
            <w:r w:rsidRPr="00E12F2E" w:rsidDel="00E12F2E">
              <w:rPr>
                <w:rStyle w:val="Hyperlink"/>
                <w:noProof/>
              </w:rPr>
              <w:delText>Method</w:delText>
            </w:r>
            <w:r w:rsidDel="00E12F2E">
              <w:rPr>
                <w:noProof/>
                <w:webHidden/>
              </w:rPr>
              <w:tab/>
              <w:delText>11</w:delText>
            </w:r>
          </w:del>
        </w:p>
        <w:p w14:paraId="79F1A608" w14:textId="12D3510B" w:rsidR="00A7724C" w:rsidDel="00E12F2E" w:rsidRDefault="00A7724C">
          <w:pPr>
            <w:pStyle w:val="TOC3"/>
            <w:tabs>
              <w:tab w:val="right" w:leader="dot" w:pos="9350"/>
            </w:tabs>
            <w:rPr>
              <w:del w:id="165" w:author="Rickey, Terry W (TJ) JR CIV USARMY CESAM (USA)" w:date="2026-01-14T12:27:00Z" w16du:dateUtc="2026-01-14T18:27:00Z"/>
              <w:rFonts w:eastAsiaTheme="minorEastAsia"/>
              <w:noProof/>
              <w:sz w:val="24"/>
              <w:szCs w:val="24"/>
            </w:rPr>
          </w:pPr>
          <w:del w:id="166" w:author="Rickey, Terry W (TJ) JR CIV USARMY CESAM (USA)" w:date="2026-01-14T12:27:00Z" w16du:dateUtc="2026-01-14T18:27:00Z">
            <w:r w:rsidRPr="00E12F2E" w:rsidDel="00E12F2E">
              <w:rPr>
                <w:rStyle w:val="Hyperlink"/>
                <w:noProof/>
              </w:rPr>
              <w:delText>Target Species/Groups</w:delText>
            </w:r>
            <w:r w:rsidDel="00E12F2E">
              <w:rPr>
                <w:noProof/>
                <w:webHidden/>
              </w:rPr>
              <w:tab/>
              <w:delText>12</w:delText>
            </w:r>
          </w:del>
        </w:p>
        <w:p w14:paraId="467B68FB" w14:textId="5A1119F4" w:rsidR="00A7724C" w:rsidDel="00E12F2E" w:rsidRDefault="00A7724C">
          <w:pPr>
            <w:pStyle w:val="TOC3"/>
            <w:tabs>
              <w:tab w:val="right" w:leader="dot" w:pos="9350"/>
            </w:tabs>
            <w:rPr>
              <w:del w:id="167" w:author="Rickey, Terry W (TJ) JR CIV USARMY CESAM (USA)" w:date="2026-01-14T12:27:00Z" w16du:dateUtc="2026-01-14T18:27:00Z"/>
              <w:rFonts w:eastAsiaTheme="minorEastAsia"/>
              <w:noProof/>
              <w:sz w:val="24"/>
              <w:szCs w:val="24"/>
            </w:rPr>
          </w:pPr>
          <w:del w:id="168" w:author="Rickey, Terry W (TJ) JR CIV USARMY CESAM (USA)" w:date="2026-01-14T12:27:00Z" w16du:dateUtc="2026-01-14T18:27:00Z">
            <w:r w:rsidRPr="00E12F2E" w:rsidDel="00E12F2E">
              <w:rPr>
                <w:rStyle w:val="Hyperlink"/>
                <w:noProof/>
              </w:rPr>
              <w:delText>Site Selection</w:delText>
            </w:r>
            <w:r w:rsidDel="00E12F2E">
              <w:rPr>
                <w:noProof/>
                <w:webHidden/>
              </w:rPr>
              <w:tab/>
              <w:delText>12</w:delText>
            </w:r>
          </w:del>
        </w:p>
        <w:p w14:paraId="07774A91" w14:textId="6DABC200" w:rsidR="00A7724C" w:rsidDel="00E12F2E" w:rsidRDefault="00A7724C">
          <w:pPr>
            <w:pStyle w:val="TOC2"/>
            <w:tabs>
              <w:tab w:val="right" w:leader="dot" w:pos="9350"/>
            </w:tabs>
            <w:rPr>
              <w:del w:id="169" w:author="Rickey, Terry W (TJ) JR CIV USARMY CESAM (USA)" w:date="2026-01-14T12:27:00Z" w16du:dateUtc="2026-01-14T18:27:00Z"/>
              <w:rFonts w:eastAsiaTheme="minorEastAsia"/>
              <w:noProof/>
              <w:sz w:val="24"/>
              <w:szCs w:val="24"/>
            </w:rPr>
          </w:pPr>
          <w:del w:id="170" w:author="Rickey, Terry W (TJ) JR CIV USARMY CESAM (USA)" w:date="2026-01-14T12:27:00Z" w16du:dateUtc="2026-01-14T18:27:00Z">
            <w:r w:rsidRPr="00E12F2E" w:rsidDel="00E12F2E">
              <w:rPr>
                <w:rStyle w:val="Hyperlink"/>
                <w:rFonts w:eastAsia="Times New Roman"/>
                <w:noProof/>
              </w:rPr>
              <w:delText>Gravel Bar Seining</w:delText>
            </w:r>
            <w:r w:rsidDel="00E12F2E">
              <w:rPr>
                <w:noProof/>
                <w:webHidden/>
              </w:rPr>
              <w:tab/>
              <w:delText>13</w:delText>
            </w:r>
          </w:del>
        </w:p>
        <w:p w14:paraId="067446F0" w14:textId="296BAEC4" w:rsidR="00A7724C" w:rsidDel="00E12F2E" w:rsidRDefault="00A7724C">
          <w:pPr>
            <w:pStyle w:val="TOC3"/>
            <w:tabs>
              <w:tab w:val="right" w:leader="dot" w:pos="9350"/>
            </w:tabs>
            <w:rPr>
              <w:del w:id="171" w:author="Rickey, Terry W (TJ) JR CIV USARMY CESAM (USA)" w:date="2026-01-14T12:27:00Z" w16du:dateUtc="2026-01-14T18:27:00Z"/>
              <w:rFonts w:eastAsiaTheme="minorEastAsia"/>
              <w:noProof/>
              <w:sz w:val="24"/>
              <w:szCs w:val="24"/>
            </w:rPr>
          </w:pPr>
          <w:del w:id="172" w:author="Rickey, Terry W (TJ) JR CIV USARMY CESAM (USA)" w:date="2026-01-14T12:27:00Z" w16du:dateUtc="2026-01-14T18:27:00Z">
            <w:r w:rsidRPr="00E12F2E" w:rsidDel="00E12F2E">
              <w:rPr>
                <w:rStyle w:val="Hyperlink"/>
                <w:noProof/>
              </w:rPr>
              <w:delText>Method</w:delText>
            </w:r>
            <w:r w:rsidDel="00E12F2E">
              <w:rPr>
                <w:noProof/>
                <w:webHidden/>
              </w:rPr>
              <w:tab/>
              <w:delText>14</w:delText>
            </w:r>
          </w:del>
        </w:p>
        <w:p w14:paraId="35D229BF" w14:textId="72F955D7" w:rsidR="00A7724C" w:rsidDel="00E12F2E" w:rsidRDefault="00A7724C">
          <w:pPr>
            <w:pStyle w:val="TOC3"/>
            <w:tabs>
              <w:tab w:val="right" w:leader="dot" w:pos="9350"/>
            </w:tabs>
            <w:rPr>
              <w:del w:id="173" w:author="Rickey, Terry W (TJ) JR CIV USARMY CESAM (USA)" w:date="2026-01-14T12:27:00Z" w16du:dateUtc="2026-01-14T18:27:00Z"/>
              <w:rFonts w:eastAsiaTheme="minorEastAsia"/>
              <w:noProof/>
              <w:sz w:val="24"/>
              <w:szCs w:val="24"/>
            </w:rPr>
          </w:pPr>
          <w:del w:id="174" w:author="Rickey, Terry W (TJ) JR CIV USARMY CESAM (USA)" w:date="2026-01-14T12:27:00Z" w16du:dateUtc="2026-01-14T18:27:00Z">
            <w:r w:rsidRPr="00E12F2E" w:rsidDel="00E12F2E">
              <w:rPr>
                <w:rStyle w:val="Hyperlink"/>
                <w:noProof/>
              </w:rPr>
              <w:delText>Site Selection</w:delText>
            </w:r>
            <w:r w:rsidDel="00E12F2E">
              <w:rPr>
                <w:noProof/>
                <w:webHidden/>
              </w:rPr>
              <w:tab/>
              <w:delText>14</w:delText>
            </w:r>
          </w:del>
        </w:p>
        <w:p w14:paraId="5A9865F1" w14:textId="3BB45266" w:rsidR="00A7724C" w:rsidDel="00E12F2E" w:rsidRDefault="00A7724C">
          <w:pPr>
            <w:pStyle w:val="TOC3"/>
            <w:tabs>
              <w:tab w:val="right" w:leader="dot" w:pos="9350"/>
            </w:tabs>
            <w:rPr>
              <w:del w:id="175" w:author="Rickey, Terry W (TJ) JR CIV USARMY CESAM (USA)" w:date="2026-01-14T12:27:00Z" w16du:dateUtc="2026-01-14T18:27:00Z"/>
              <w:rFonts w:eastAsiaTheme="minorEastAsia"/>
              <w:noProof/>
              <w:sz w:val="24"/>
              <w:szCs w:val="24"/>
            </w:rPr>
          </w:pPr>
          <w:del w:id="176" w:author="Rickey, Terry W (TJ) JR CIV USARMY CESAM (USA)" w:date="2026-01-14T12:27:00Z" w16du:dateUtc="2026-01-14T18:27:00Z">
            <w:r w:rsidRPr="00E12F2E" w:rsidDel="00E12F2E">
              <w:rPr>
                <w:rStyle w:val="Hyperlink"/>
                <w:noProof/>
              </w:rPr>
              <w:delText>Target Species/Groups</w:delText>
            </w:r>
            <w:r w:rsidDel="00E12F2E">
              <w:rPr>
                <w:noProof/>
                <w:webHidden/>
              </w:rPr>
              <w:tab/>
              <w:delText>15</w:delText>
            </w:r>
          </w:del>
        </w:p>
        <w:p w14:paraId="238BBB6C" w14:textId="230F90F2" w:rsidR="00A7724C" w:rsidDel="00E12F2E" w:rsidRDefault="00A7724C">
          <w:pPr>
            <w:pStyle w:val="TOC3"/>
            <w:tabs>
              <w:tab w:val="right" w:leader="dot" w:pos="9350"/>
            </w:tabs>
            <w:rPr>
              <w:del w:id="177" w:author="Rickey, Terry W (TJ) JR CIV USARMY CESAM (USA)" w:date="2026-01-14T12:27:00Z" w16du:dateUtc="2026-01-14T18:27:00Z"/>
              <w:rFonts w:eastAsiaTheme="minorEastAsia"/>
              <w:noProof/>
              <w:sz w:val="24"/>
              <w:szCs w:val="24"/>
            </w:rPr>
          </w:pPr>
          <w:del w:id="178" w:author="Rickey, Terry W (TJ) JR CIV USARMY CESAM (USA)" w:date="2026-01-14T12:27:00Z" w16du:dateUtc="2026-01-14T18:27:00Z">
            <w:r w:rsidRPr="00E12F2E" w:rsidDel="00E12F2E">
              <w:rPr>
                <w:rStyle w:val="Hyperlink"/>
                <w:noProof/>
              </w:rPr>
              <w:delText>Results</w:delText>
            </w:r>
            <w:r w:rsidDel="00E12F2E">
              <w:rPr>
                <w:noProof/>
                <w:webHidden/>
              </w:rPr>
              <w:tab/>
              <w:delText>15</w:delText>
            </w:r>
          </w:del>
        </w:p>
        <w:p w14:paraId="42A1F527" w14:textId="672E0332" w:rsidR="00A7724C" w:rsidDel="00E12F2E" w:rsidRDefault="00A7724C">
          <w:pPr>
            <w:pStyle w:val="TOC2"/>
            <w:tabs>
              <w:tab w:val="right" w:leader="dot" w:pos="9350"/>
            </w:tabs>
            <w:rPr>
              <w:del w:id="179" w:author="Rickey, Terry W (TJ) JR CIV USARMY CESAM (USA)" w:date="2026-01-14T12:27:00Z" w16du:dateUtc="2026-01-14T18:27:00Z"/>
              <w:rFonts w:eastAsiaTheme="minorEastAsia"/>
              <w:noProof/>
              <w:sz w:val="24"/>
              <w:szCs w:val="24"/>
            </w:rPr>
          </w:pPr>
          <w:del w:id="180" w:author="Rickey, Terry W (TJ) JR CIV USARMY CESAM (USA)" w:date="2026-01-14T12:27:00Z" w16du:dateUtc="2026-01-14T18:27:00Z">
            <w:r w:rsidRPr="00E12F2E" w:rsidDel="00E12F2E">
              <w:rPr>
                <w:rStyle w:val="Hyperlink"/>
                <w:noProof/>
              </w:rPr>
              <w:delText>Trawling</w:delText>
            </w:r>
            <w:r w:rsidDel="00E12F2E">
              <w:rPr>
                <w:noProof/>
                <w:webHidden/>
              </w:rPr>
              <w:tab/>
              <w:delText>15</w:delText>
            </w:r>
          </w:del>
        </w:p>
        <w:p w14:paraId="5A46A79E" w14:textId="043F1593" w:rsidR="00A7724C" w:rsidDel="00E12F2E" w:rsidRDefault="00A7724C">
          <w:pPr>
            <w:pStyle w:val="TOC3"/>
            <w:tabs>
              <w:tab w:val="right" w:leader="dot" w:pos="9350"/>
            </w:tabs>
            <w:rPr>
              <w:del w:id="181" w:author="Rickey, Terry W (TJ) JR CIV USARMY CESAM (USA)" w:date="2026-01-14T12:27:00Z" w16du:dateUtc="2026-01-14T18:27:00Z"/>
              <w:rFonts w:eastAsiaTheme="minorEastAsia"/>
              <w:noProof/>
              <w:sz w:val="24"/>
              <w:szCs w:val="24"/>
            </w:rPr>
          </w:pPr>
          <w:del w:id="182" w:author="Rickey, Terry W (TJ) JR CIV USARMY CESAM (USA)" w:date="2026-01-14T12:27:00Z" w16du:dateUtc="2026-01-14T18:27:00Z">
            <w:r w:rsidRPr="00E12F2E" w:rsidDel="00E12F2E">
              <w:rPr>
                <w:rStyle w:val="Hyperlink"/>
                <w:noProof/>
              </w:rPr>
              <w:delText>Method</w:delText>
            </w:r>
            <w:r w:rsidDel="00E12F2E">
              <w:rPr>
                <w:noProof/>
                <w:webHidden/>
              </w:rPr>
              <w:tab/>
              <w:delText>15</w:delText>
            </w:r>
          </w:del>
        </w:p>
        <w:p w14:paraId="6399390E" w14:textId="0DA0415C" w:rsidR="00A7724C" w:rsidDel="00E12F2E" w:rsidRDefault="00A7724C">
          <w:pPr>
            <w:pStyle w:val="TOC3"/>
            <w:tabs>
              <w:tab w:val="right" w:leader="dot" w:pos="9350"/>
            </w:tabs>
            <w:rPr>
              <w:del w:id="183" w:author="Rickey, Terry W (TJ) JR CIV USARMY CESAM (USA)" w:date="2026-01-14T12:27:00Z" w16du:dateUtc="2026-01-14T18:27:00Z"/>
              <w:rFonts w:eastAsiaTheme="minorEastAsia"/>
              <w:noProof/>
              <w:sz w:val="24"/>
              <w:szCs w:val="24"/>
            </w:rPr>
          </w:pPr>
          <w:del w:id="184" w:author="Rickey, Terry W (TJ) JR CIV USARMY CESAM (USA)" w:date="2026-01-14T12:27:00Z" w16du:dateUtc="2026-01-14T18:27:00Z">
            <w:r w:rsidRPr="00E12F2E" w:rsidDel="00E12F2E">
              <w:rPr>
                <w:rStyle w:val="Hyperlink"/>
                <w:noProof/>
              </w:rPr>
              <w:delText>Target Species/Groups</w:delText>
            </w:r>
            <w:r w:rsidDel="00E12F2E">
              <w:rPr>
                <w:noProof/>
                <w:webHidden/>
              </w:rPr>
              <w:tab/>
              <w:delText>16</w:delText>
            </w:r>
          </w:del>
        </w:p>
        <w:p w14:paraId="082EB411" w14:textId="58EA8947" w:rsidR="00A7724C" w:rsidDel="00E12F2E" w:rsidRDefault="00A7724C">
          <w:pPr>
            <w:pStyle w:val="TOC3"/>
            <w:tabs>
              <w:tab w:val="right" w:leader="dot" w:pos="9350"/>
            </w:tabs>
            <w:rPr>
              <w:del w:id="185" w:author="Rickey, Terry W (TJ) JR CIV USARMY CESAM (USA)" w:date="2026-01-14T12:27:00Z" w16du:dateUtc="2026-01-14T18:27:00Z"/>
              <w:rFonts w:eastAsiaTheme="minorEastAsia"/>
              <w:noProof/>
              <w:sz w:val="24"/>
              <w:szCs w:val="24"/>
            </w:rPr>
          </w:pPr>
          <w:del w:id="186" w:author="Rickey, Terry W (TJ) JR CIV USARMY CESAM (USA)" w:date="2026-01-14T12:27:00Z" w16du:dateUtc="2026-01-14T18:27:00Z">
            <w:r w:rsidRPr="00E12F2E" w:rsidDel="00E12F2E">
              <w:rPr>
                <w:rStyle w:val="Hyperlink"/>
                <w:noProof/>
              </w:rPr>
              <w:delText>Site Selection</w:delText>
            </w:r>
            <w:r w:rsidDel="00E12F2E">
              <w:rPr>
                <w:noProof/>
                <w:webHidden/>
              </w:rPr>
              <w:tab/>
              <w:delText>16</w:delText>
            </w:r>
          </w:del>
        </w:p>
        <w:p w14:paraId="02BEABD3" w14:textId="2D358179" w:rsidR="00A7724C" w:rsidDel="00E12F2E" w:rsidRDefault="00A7724C">
          <w:pPr>
            <w:pStyle w:val="TOC3"/>
            <w:tabs>
              <w:tab w:val="right" w:leader="dot" w:pos="9350"/>
            </w:tabs>
            <w:rPr>
              <w:del w:id="187" w:author="Rickey, Terry W (TJ) JR CIV USARMY CESAM (USA)" w:date="2026-01-14T12:27:00Z" w16du:dateUtc="2026-01-14T18:27:00Z"/>
              <w:rFonts w:eastAsiaTheme="minorEastAsia"/>
              <w:noProof/>
              <w:sz w:val="24"/>
              <w:szCs w:val="24"/>
            </w:rPr>
          </w:pPr>
          <w:del w:id="188" w:author="Rickey, Terry W (TJ) JR CIV USARMY CESAM (USA)" w:date="2026-01-14T12:27:00Z" w16du:dateUtc="2026-01-14T18:27:00Z">
            <w:r w:rsidRPr="00E12F2E" w:rsidDel="00E12F2E">
              <w:rPr>
                <w:rStyle w:val="Hyperlink"/>
                <w:noProof/>
              </w:rPr>
              <w:delText>Results</w:delText>
            </w:r>
            <w:r w:rsidDel="00E12F2E">
              <w:rPr>
                <w:noProof/>
                <w:webHidden/>
              </w:rPr>
              <w:tab/>
              <w:delText>17</w:delText>
            </w:r>
          </w:del>
        </w:p>
        <w:p w14:paraId="67D2613E" w14:textId="4FDF9FA9" w:rsidR="00A7724C" w:rsidDel="00E12F2E" w:rsidRDefault="00A7724C">
          <w:pPr>
            <w:pStyle w:val="TOC1"/>
            <w:tabs>
              <w:tab w:val="right" w:leader="dot" w:pos="9350"/>
            </w:tabs>
            <w:rPr>
              <w:del w:id="189" w:author="Rickey, Terry W (TJ) JR CIV USARMY CESAM (USA)" w:date="2026-01-14T12:27:00Z" w16du:dateUtc="2026-01-14T18:27:00Z"/>
              <w:rFonts w:eastAsiaTheme="minorEastAsia"/>
              <w:noProof/>
              <w:sz w:val="24"/>
              <w:szCs w:val="24"/>
            </w:rPr>
          </w:pPr>
          <w:del w:id="190" w:author="Rickey, Terry W (TJ) JR CIV USARMY CESAM (USA)" w:date="2026-01-14T12:27:00Z" w16du:dateUtc="2026-01-14T18:27:00Z">
            <w:r w:rsidRPr="00E12F2E" w:rsidDel="00E12F2E">
              <w:rPr>
                <w:rStyle w:val="Hyperlink"/>
                <w:noProof/>
              </w:rPr>
              <w:delText>Data Analysis</w:delText>
            </w:r>
            <w:r w:rsidDel="00E12F2E">
              <w:rPr>
                <w:noProof/>
                <w:webHidden/>
              </w:rPr>
              <w:tab/>
              <w:delText>17</w:delText>
            </w:r>
          </w:del>
        </w:p>
        <w:p w14:paraId="0CE96C15" w14:textId="38F5933E" w:rsidR="00A7724C" w:rsidDel="00E12F2E" w:rsidRDefault="00A7724C">
          <w:pPr>
            <w:pStyle w:val="TOC2"/>
            <w:tabs>
              <w:tab w:val="right" w:leader="dot" w:pos="9350"/>
            </w:tabs>
            <w:rPr>
              <w:del w:id="191" w:author="Rickey, Terry W (TJ) JR CIV USARMY CESAM (USA)" w:date="2026-01-14T12:27:00Z" w16du:dateUtc="2026-01-14T18:27:00Z"/>
              <w:rFonts w:eastAsiaTheme="minorEastAsia"/>
              <w:noProof/>
              <w:sz w:val="24"/>
              <w:szCs w:val="24"/>
            </w:rPr>
          </w:pPr>
          <w:del w:id="192" w:author="Rickey, Terry W (TJ) JR CIV USARMY CESAM (USA)" w:date="2026-01-14T12:27:00Z" w16du:dateUtc="2026-01-14T18:27:00Z">
            <w:r w:rsidRPr="00E12F2E" w:rsidDel="00E12F2E">
              <w:rPr>
                <w:rStyle w:val="Hyperlink"/>
                <w:noProof/>
              </w:rPr>
              <w:delText>Calculation of Biodiversity Indices</w:delText>
            </w:r>
            <w:r w:rsidDel="00E12F2E">
              <w:rPr>
                <w:noProof/>
                <w:webHidden/>
              </w:rPr>
              <w:tab/>
              <w:delText>17</w:delText>
            </w:r>
          </w:del>
        </w:p>
        <w:p w14:paraId="71E422F7" w14:textId="46DFE267" w:rsidR="00A7724C" w:rsidDel="00E12F2E" w:rsidRDefault="00A7724C">
          <w:pPr>
            <w:pStyle w:val="TOC1"/>
            <w:tabs>
              <w:tab w:val="right" w:leader="dot" w:pos="9350"/>
            </w:tabs>
            <w:rPr>
              <w:del w:id="193" w:author="Rickey, Terry W (TJ) JR CIV USARMY CESAM (USA)" w:date="2026-01-14T12:27:00Z" w16du:dateUtc="2026-01-14T18:27:00Z"/>
              <w:rFonts w:eastAsiaTheme="minorEastAsia"/>
              <w:noProof/>
              <w:sz w:val="24"/>
              <w:szCs w:val="24"/>
            </w:rPr>
          </w:pPr>
          <w:del w:id="194" w:author="Rickey, Terry W (TJ) JR CIV USARMY CESAM (USA)" w:date="2026-01-14T12:27:00Z" w16du:dateUtc="2026-01-14T18:27:00Z">
            <w:r w:rsidRPr="00E12F2E" w:rsidDel="00E12F2E">
              <w:rPr>
                <w:rStyle w:val="Hyperlink"/>
                <w:noProof/>
              </w:rPr>
              <w:lastRenderedPageBreak/>
              <w:delText>Metric</w:delText>
            </w:r>
            <w:r w:rsidDel="00E12F2E">
              <w:rPr>
                <w:noProof/>
                <w:webHidden/>
              </w:rPr>
              <w:tab/>
              <w:delText>18</w:delText>
            </w:r>
          </w:del>
        </w:p>
        <w:p w14:paraId="581E468E" w14:textId="2FE93D0F" w:rsidR="00A7724C" w:rsidDel="00E12F2E" w:rsidRDefault="00A7724C">
          <w:pPr>
            <w:pStyle w:val="TOC1"/>
            <w:tabs>
              <w:tab w:val="right" w:leader="dot" w:pos="9350"/>
            </w:tabs>
            <w:rPr>
              <w:del w:id="195" w:author="Rickey, Terry W (TJ) JR CIV USARMY CESAM (USA)" w:date="2026-01-14T12:27:00Z" w16du:dateUtc="2026-01-14T18:27:00Z"/>
              <w:rFonts w:eastAsiaTheme="minorEastAsia"/>
              <w:noProof/>
              <w:sz w:val="24"/>
              <w:szCs w:val="24"/>
            </w:rPr>
          </w:pPr>
          <w:del w:id="196" w:author="Rickey, Terry W (TJ) JR CIV USARMY CESAM (USA)" w:date="2026-01-14T12:27:00Z" w16du:dateUtc="2026-01-14T18:27:00Z">
            <w:r w:rsidRPr="00E12F2E" w:rsidDel="00E12F2E">
              <w:rPr>
                <w:rStyle w:val="Hyperlink"/>
                <w:noProof/>
              </w:rPr>
              <w:delText>Downstream of Claiborne L&amp;D</w:delText>
            </w:r>
            <w:r w:rsidDel="00E12F2E">
              <w:rPr>
                <w:noProof/>
                <w:webHidden/>
              </w:rPr>
              <w:tab/>
              <w:delText>18</w:delText>
            </w:r>
          </w:del>
        </w:p>
        <w:p w14:paraId="1C8593EC" w14:textId="09685882" w:rsidR="00A7724C" w:rsidDel="00E12F2E" w:rsidRDefault="00A7724C">
          <w:pPr>
            <w:pStyle w:val="TOC1"/>
            <w:tabs>
              <w:tab w:val="right" w:leader="dot" w:pos="9350"/>
            </w:tabs>
            <w:rPr>
              <w:del w:id="197" w:author="Rickey, Terry W (TJ) JR CIV USARMY CESAM (USA)" w:date="2026-01-14T12:27:00Z" w16du:dateUtc="2026-01-14T18:27:00Z"/>
              <w:rFonts w:eastAsiaTheme="minorEastAsia"/>
              <w:noProof/>
              <w:sz w:val="24"/>
              <w:szCs w:val="24"/>
            </w:rPr>
          </w:pPr>
          <w:del w:id="198" w:author="Rickey, Terry W (TJ) JR CIV USARMY CESAM (USA)" w:date="2026-01-14T12:27:00Z" w16du:dateUtc="2026-01-14T18:27:00Z">
            <w:r w:rsidRPr="00E12F2E" w:rsidDel="00E12F2E">
              <w:rPr>
                <w:rStyle w:val="Hyperlink"/>
                <w:noProof/>
              </w:rPr>
              <w:delText>Between Claiborne &amp; Millers Ferry L&amp;Ds</w:delText>
            </w:r>
            <w:r w:rsidDel="00E12F2E">
              <w:rPr>
                <w:noProof/>
                <w:webHidden/>
              </w:rPr>
              <w:tab/>
              <w:delText>18</w:delText>
            </w:r>
          </w:del>
        </w:p>
        <w:p w14:paraId="4B889282" w14:textId="69F60D45" w:rsidR="00A7724C" w:rsidDel="00E12F2E" w:rsidRDefault="00A7724C">
          <w:pPr>
            <w:pStyle w:val="TOC1"/>
            <w:tabs>
              <w:tab w:val="right" w:leader="dot" w:pos="9350"/>
            </w:tabs>
            <w:rPr>
              <w:del w:id="199" w:author="Rickey, Terry W (TJ) JR CIV USARMY CESAM (USA)" w:date="2026-01-14T12:27:00Z" w16du:dateUtc="2026-01-14T18:27:00Z"/>
              <w:rFonts w:eastAsiaTheme="minorEastAsia"/>
              <w:noProof/>
              <w:sz w:val="24"/>
              <w:szCs w:val="24"/>
            </w:rPr>
          </w:pPr>
          <w:del w:id="200" w:author="Rickey, Terry W (TJ) JR CIV USARMY CESAM (USA)" w:date="2026-01-14T12:27:00Z" w16du:dateUtc="2026-01-14T18:27:00Z">
            <w:r w:rsidRPr="00E12F2E" w:rsidDel="00E12F2E">
              <w:rPr>
                <w:rStyle w:val="Hyperlink"/>
                <w:noProof/>
              </w:rPr>
              <w:delText>Upstream of Millers Ferry L&amp;D</w:delText>
            </w:r>
            <w:r w:rsidDel="00E12F2E">
              <w:rPr>
                <w:noProof/>
                <w:webHidden/>
              </w:rPr>
              <w:tab/>
              <w:delText>18</w:delText>
            </w:r>
          </w:del>
        </w:p>
        <w:p w14:paraId="516973E5" w14:textId="1D481058" w:rsidR="00A7724C" w:rsidDel="00E12F2E" w:rsidRDefault="00A7724C">
          <w:pPr>
            <w:pStyle w:val="TOC1"/>
            <w:tabs>
              <w:tab w:val="right" w:leader="dot" w:pos="9350"/>
            </w:tabs>
            <w:rPr>
              <w:del w:id="201" w:author="Rickey, Terry W (TJ) JR CIV USARMY CESAM (USA)" w:date="2026-01-14T12:27:00Z" w16du:dateUtc="2026-01-14T18:27:00Z"/>
              <w:rFonts w:eastAsiaTheme="minorEastAsia"/>
              <w:noProof/>
              <w:sz w:val="24"/>
              <w:szCs w:val="24"/>
            </w:rPr>
          </w:pPr>
          <w:del w:id="202" w:author="Rickey, Terry W (TJ) JR CIV USARMY CESAM (USA)" w:date="2026-01-14T12:27:00Z" w16du:dateUtc="2026-01-14T18:27:00Z">
            <w:r w:rsidRPr="00E12F2E" w:rsidDel="00E12F2E">
              <w:rPr>
                <w:rStyle w:val="Hyperlink"/>
                <w:noProof/>
              </w:rPr>
              <w:delText>Total Species (S)</w:delText>
            </w:r>
            <w:r w:rsidDel="00E12F2E">
              <w:rPr>
                <w:noProof/>
                <w:webHidden/>
              </w:rPr>
              <w:tab/>
              <w:delText>18</w:delText>
            </w:r>
          </w:del>
        </w:p>
        <w:p w14:paraId="558FFCE5" w14:textId="7CD5C8BF" w:rsidR="00A7724C" w:rsidDel="00E12F2E" w:rsidRDefault="00A7724C">
          <w:pPr>
            <w:pStyle w:val="TOC1"/>
            <w:tabs>
              <w:tab w:val="right" w:leader="dot" w:pos="9350"/>
            </w:tabs>
            <w:rPr>
              <w:del w:id="203" w:author="Rickey, Terry W (TJ) JR CIV USARMY CESAM (USA)" w:date="2026-01-14T12:27:00Z" w16du:dateUtc="2026-01-14T18:27:00Z"/>
              <w:rFonts w:eastAsiaTheme="minorEastAsia"/>
              <w:noProof/>
              <w:sz w:val="24"/>
              <w:szCs w:val="24"/>
            </w:rPr>
          </w:pPr>
          <w:del w:id="204" w:author="Rickey, Terry W (TJ) JR CIV USARMY CESAM (USA)" w:date="2026-01-14T12:27:00Z" w16du:dateUtc="2026-01-14T18:27:00Z">
            <w:r w:rsidRPr="00E12F2E" w:rsidDel="00E12F2E">
              <w:rPr>
                <w:rStyle w:val="Hyperlink"/>
                <w:noProof/>
              </w:rPr>
              <w:delText>41</w:delText>
            </w:r>
            <w:r w:rsidDel="00E12F2E">
              <w:rPr>
                <w:noProof/>
                <w:webHidden/>
              </w:rPr>
              <w:tab/>
              <w:delText>18</w:delText>
            </w:r>
          </w:del>
        </w:p>
        <w:p w14:paraId="0FE5BBD4" w14:textId="41EB8A5D" w:rsidR="00A7724C" w:rsidDel="00E12F2E" w:rsidRDefault="00A7724C">
          <w:pPr>
            <w:pStyle w:val="TOC1"/>
            <w:tabs>
              <w:tab w:val="right" w:leader="dot" w:pos="9350"/>
            </w:tabs>
            <w:rPr>
              <w:del w:id="205" w:author="Rickey, Terry W (TJ) JR CIV USARMY CESAM (USA)" w:date="2026-01-14T12:27:00Z" w16du:dateUtc="2026-01-14T18:27:00Z"/>
              <w:rFonts w:eastAsiaTheme="minorEastAsia"/>
              <w:noProof/>
              <w:sz w:val="24"/>
              <w:szCs w:val="24"/>
            </w:rPr>
          </w:pPr>
          <w:del w:id="206" w:author="Rickey, Terry W (TJ) JR CIV USARMY CESAM (USA)" w:date="2026-01-14T12:27:00Z" w16du:dateUtc="2026-01-14T18:27:00Z">
            <w:r w:rsidRPr="00E12F2E" w:rsidDel="00E12F2E">
              <w:rPr>
                <w:rStyle w:val="Hyperlink"/>
                <w:noProof/>
              </w:rPr>
              <w:delText>36</w:delText>
            </w:r>
            <w:r w:rsidDel="00E12F2E">
              <w:rPr>
                <w:noProof/>
                <w:webHidden/>
              </w:rPr>
              <w:tab/>
              <w:delText>18</w:delText>
            </w:r>
          </w:del>
        </w:p>
        <w:p w14:paraId="7B63774C" w14:textId="552AF0C3" w:rsidR="00A7724C" w:rsidDel="00E12F2E" w:rsidRDefault="00A7724C">
          <w:pPr>
            <w:pStyle w:val="TOC1"/>
            <w:tabs>
              <w:tab w:val="right" w:leader="dot" w:pos="9350"/>
            </w:tabs>
            <w:rPr>
              <w:del w:id="207" w:author="Rickey, Terry W (TJ) JR CIV USARMY CESAM (USA)" w:date="2026-01-14T12:27:00Z" w16du:dateUtc="2026-01-14T18:27:00Z"/>
              <w:rFonts w:eastAsiaTheme="minorEastAsia"/>
              <w:noProof/>
              <w:sz w:val="24"/>
              <w:szCs w:val="24"/>
            </w:rPr>
          </w:pPr>
          <w:del w:id="208" w:author="Rickey, Terry W (TJ) JR CIV USARMY CESAM (USA)" w:date="2026-01-14T12:27:00Z" w16du:dateUtc="2026-01-14T18:27:00Z">
            <w:r w:rsidRPr="00E12F2E" w:rsidDel="00E12F2E">
              <w:rPr>
                <w:rStyle w:val="Hyperlink"/>
                <w:noProof/>
              </w:rPr>
              <w:delText>21</w:delText>
            </w:r>
            <w:r w:rsidDel="00E12F2E">
              <w:rPr>
                <w:noProof/>
                <w:webHidden/>
              </w:rPr>
              <w:tab/>
              <w:delText>18</w:delText>
            </w:r>
          </w:del>
        </w:p>
        <w:p w14:paraId="31E4A329" w14:textId="4B8D5F9E" w:rsidR="00A7724C" w:rsidDel="00E12F2E" w:rsidRDefault="00A7724C">
          <w:pPr>
            <w:pStyle w:val="TOC1"/>
            <w:tabs>
              <w:tab w:val="right" w:leader="dot" w:pos="9350"/>
            </w:tabs>
            <w:rPr>
              <w:del w:id="209" w:author="Rickey, Terry W (TJ) JR CIV USARMY CESAM (USA)" w:date="2026-01-14T12:27:00Z" w16du:dateUtc="2026-01-14T18:27:00Z"/>
              <w:rFonts w:eastAsiaTheme="minorEastAsia"/>
              <w:noProof/>
              <w:sz w:val="24"/>
              <w:szCs w:val="24"/>
            </w:rPr>
          </w:pPr>
          <w:del w:id="210" w:author="Rickey, Terry W (TJ) JR CIV USARMY CESAM (USA)" w:date="2026-01-14T12:27:00Z" w16du:dateUtc="2026-01-14T18:27:00Z">
            <w:r w:rsidRPr="00E12F2E" w:rsidDel="00E12F2E">
              <w:rPr>
                <w:rStyle w:val="Hyperlink"/>
                <w:noProof/>
              </w:rPr>
              <w:delText>Shannon Index (H)</w:delText>
            </w:r>
            <w:r w:rsidDel="00E12F2E">
              <w:rPr>
                <w:noProof/>
                <w:webHidden/>
              </w:rPr>
              <w:tab/>
              <w:delText>18</w:delText>
            </w:r>
          </w:del>
        </w:p>
        <w:p w14:paraId="2B541BCF" w14:textId="18E00143" w:rsidR="00A7724C" w:rsidDel="00E12F2E" w:rsidRDefault="00A7724C">
          <w:pPr>
            <w:pStyle w:val="TOC1"/>
            <w:tabs>
              <w:tab w:val="right" w:leader="dot" w:pos="9350"/>
            </w:tabs>
            <w:rPr>
              <w:del w:id="211" w:author="Rickey, Terry W (TJ) JR CIV USARMY CESAM (USA)" w:date="2026-01-14T12:27:00Z" w16du:dateUtc="2026-01-14T18:27:00Z"/>
              <w:rFonts w:eastAsiaTheme="minorEastAsia"/>
              <w:noProof/>
              <w:sz w:val="24"/>
              <w:szCs w:val="24"/>
            </w:rPr>
          </w:pPr>
          <w:del w:id="212" w:author="Rickey, Terry W (TJ) JR CIV USARMY CESAM (USA)" w:date="2026-01-14T12:27:00Z" w16du:dateUtc="2026-01-14T18:27:00Z">
            <w:r w:rsidRPr="00E12F2E" w:rsidDel="00E12F2E">
              <w:rPr>
                <w:rStyle w:val="Hyperlink"/>
                <w:noProof/>
              </w:rPr>
              <w:delText>1.83</w:delText>
            </w:r>
            <w:r w:rsidDel="00E12F2E">
              <w:rPr>
                <w:noProof/>
                <w:webHidden/>
              </w:rPr>
              <w:tab/>
              <w:delText>18</w:delText>
            </w:r>
          </w:del>
        </w:p>
        <w:p w14:paraId="54BBABB7" w14:textId="24ADCC48" w:rsidR="00A7724C" w:rsidDel="00E12F2E" w:rsidRDefault="00A7724C">
          <w:pPr>
            <w:pStyle w:val="TOC1"/>
            <w:tabs>
              <w:tab w:val="right" w:leader="dot" w:pos="9350"/>
            </w:tabs>
            <w:rPr>
              <w:del w:id="213" w:author="Rickey, Terry W (TJ) JR CIV USARMY CESAM (USA)" w:date="2026-01-14T12:27:00Z" w16du:dateUtc="2026-01-14T18:27:00Z"/>
              <w:rFonts w:eastAsiaTheme="minorEastAsia"/>
              <w:noProof/>
              <w:sz w:val="24"/>
              <w:szCs w:val="24"/>
            </w:rPr>
          </w:pPr>
          <w:del w:id="214" w:author="Rickey, Terry W (TJ) JR CIV USARMY CESAM (USA)" w:date="2026-01-14T12:27:00Z" w16du:dateUtc="2026-01-14T18:27:00Z">
            <w:r w:rsidRPr="00E12F2E" w:rsidDel="00E12F2E">
              <w:rPr>
                <w:rStyle w:val="Hyperlink"/>
                <w:noProof/>
              </w:rPr>
              <w:delText>2.12</w:delText>
            </w:r>
            <w:r w:rsidDel="00E12F2E">
              <w:rPr>
                <w:noProof/>
                <w:webHidden/>
              </w:rPr>
              <w:tab/>
              <w:delText>18</w:delText>
            </w:r>
          </w:del>
        </w:p>
        <w:p w14:paraId="3EB76B50" w14:textId="1C2BBE51" w:rsidR="00A7724C" w:rsidDel="00E12F2E" w:rsidRDefault="00A7724C">
          <w:pPr>
            <w:pStyle w:val="TOC1"/>
            <w:tabs>
              <w:tab w:val="right" w:leader="dot" w:pos="9350"/>
            </w:tabs>
            <w:rPr>
              <w:del w:id="215" w:author="Rickey, Terry W (TJ) JR CIV USARMY CESAM (USA)" w:date="2026-01-14T12:27:00Z" w16du:dateUtc="2026-01-14T18:27:00Z"/>
              <w:rFonts w:eastAsiaTheme="minorEastAsia"/>
              <w:noProof/>
              <w:sz w:val="24"/>
              <w:szCs w:val="24"/>
            </w:rPr>
          </w:pPr>
          <w:del w:id="216" w:author="Rickey, Terry W (TJ) JR CIV USARMY CESAM (USA)" w:date="2026-01-14T12:27:00Z" w16du:dateUtc="2026-01-14T18:27:00Z">
            <w:r w:rsidRPr="00E12F2E" w:rsidDel="00E12F2E">
              <w:rPr>
                <w:rStyle w:val="Hyperlink"/>
                <w:noProof/>
              </w:rPr>
              <w:delText>1.22</w:delText>
            </w:r>
            <w:r w:rsidDel="00E12F2E">
              <w:rPr>
                <w:noProof/>
                <w:webHidden/>
              </w:rPr>
              <w:tab/>
              <w:delText>18</w:delText>
            </w:r>
          </w:del>
        </w:p>
        <w:p w14:paraId="1D9CC21E" w14:textId="77241760" w:rsidR="00A7724C" w:rsidDel="00E12F2E" w:rsidRDefault="00A7724C">
          <w:pPr>
            <w:pStyle w:val="TOC1"/>
            <w:tabs>
              <w:tab w:val="right" w:leader="dot" w:pos="9350"/>
            </w:tabs>
            <w:rPr>
              <w:del w:id="217" w:author="Rickey, Terry W (TJ) JR CIV USARMY CESAM (USA)" w:date="2026-01-14T12:27:00Z" w16du:dateUtc="2026-01-14T18:27:00Z"/>
              <w:rFonts w:eastAsiaTheme="minorEastAsia"/>
              <w:noProof/>
              <w:sz w:val="24"/>
              <w:szCs w:val="24"/>
            </w:rPr>
          </w:pPr>
          <w:del w:id="218" w:author="Rickey, Terry W (TJ) JR CIV USARMY CESAM (USA)" w:date="2026-01-14T12:27:00Z" w16du:dateUtc="2026-01-14T18:27:00Z">
            <w:r w:rsidRPr="00E12F2E" w:rsidDel="00E12F2E">
              <w:rPr>
                <w:rStyle w:val="Hyperlink"/>
                <w:noProof/>
              </w:rPr>
              <w:delText>Simpson's Index (D)</w:delText>
            </w:r>
            <w:r w:rsidDel="00E12F2E">
              <w:rPr>
                <w:noProof/>
                <w:webHidden/>
              </w:rPr>
              <w:tab/>
              <w:delText>18</w:delText>
            </w:r>
          </w:del>
        </w:p>
        <w:p w14:paraId="21CFBB83" w14:textId="4ACEB095" w:rsidR="00A7724C" w:rsidDel="00E12F2E" w:rsidRDefault="00A7724C">
          <w:pPr>
            <w:pStyle w:val="TOC1"/>
            <w:tabs>
              <w:tab w:val="right" w:leader="dot" w:pos="9350"/>
            </w:tabs>
            <w:rPr>
              <w:del w:id="219" w:author="Rickey, Terry W (TJ) JR CIV USARMY CESAM (USA)" w:date="2026-01-14T12:27:00Z" w16du:dateUtc="2026-01-14T18:27:00Z"/>
              <w:rFonts w:eastAsiaTheme="minorEastAsia"/>
              <w:noProof/>
              <w:sz w:val="24"/>
              <w:szCs w:val="24"/>
            </w:rPr>
          </w:pPr>
          <w:del w:id="220" w:author="Rickey, Terry W (TJ) JR CIV USARMY CESAM (USA)" w:date="2026-01-14T12:27:00Z" w16du:dateUtc="2026-01-14T18:27:00Z">
            <w:r w:rsidRPr="00E12F2E" w:rsidDel="00E12F2E">
              <w:rPr>
                <w:rStyle w:val="Hyperlink"/>
                <w:noProof/>
              </w:rPr>
              <w:delText>0.69</w:delText>
            </w:r>
            <w:r w:rsidDel="00E12F2E">
              <w:rPr>
                <w:noProof/>
                <w:webHidden/>
              </w:rPr>
              <w:tab/>
              <w:delText>18</w:delText>
            </w:r>
          </w:del>
        </w:p>
        <w:p w14:paraId="3959566C" w14:textId="708D8516" w:rsidR="00A7724C" w:rsidDel="00E12F2E" w:rsidRDefault="00A7724C">
          <w:pPr>
            <w:pStyle w:val="TOC1"/>
            <w:tabs>
              <w:tab w:val="right" w:leader="dot" w:pos="9350"/>
            </w:tabs>
            <w:rPr>
              <w:del w:id="221" w:author="Rickey, Terry W (TJ) JR CIV USARMY CESAM (USA)" w:date="2026-01-14T12:27:00Z" w16du:dateUtc="2026-01-14T18:27:00Z"/>
              <w:rFonts w:eastAsiaTheme="minorEastAsia"/>
              <w:noProof/>
              <w:sz w:val="24"/>
              <w:szCs w:val="24"/>
            </w:rPr>
          </w:pPr>
          <w:del w:id="222" w:author="Rickey, Terry W (TJ) JR CIV USARMY CESAM (USA)" w:date="2026-01-14T12:27:00Z" w16du:dateUtc="2026-01-14T18:27:00Z">
            <w:r w:rsidRPr="00E12F2E" w:rsidDel="00E12F2E">
              <w:rPr>
                <w:rStyle w:val="Hyperlink"/>
                <w:noProof/>
              </w:rPr>
              <w:delText>0.81</w:delText>
            </w:r>
            <w:r w:rsidDel="00E12F2E">
              <w:rPr>
                <w:noProof/>
                <w:webHidden/>
              </w:rPr>
              <w:tab/>
              <w:delText>18</w:delText>
            </w:r>
          </w:del>
        </w:p>
        <w:p w14:paraId="3355522A" w14:textId="47C20764" w:rsidR="00A7724C" w:rsidDel="00E12F2E" w:rsidRDefault="00A7724C">
          <w:pPr>
            <w:pStyle w:val="TOC1"/>
            <w:tabs>
              <w:tab w:val="right" w:leader="dot" w:pos="9350"/>
            </w:tabs>
            <w:rPr>
              <w:del w:id="223" w:author="Rickey, Terry W (TJ) JR CIV USARMY CESAM (USA)" w:date="2026-01-14T12:27:00Z" w16du:dateUtc="2026-01-14T18:27:00Z"/>
              <w:rFonts w:eastAsiaTheme="minorEastAsia"/>
              <w:noProof/>
              <w:sz w:val="24"/>
              <w:szCs w:val="24"/>
            </w:rPr>
          </w:pPr>
          <w:del w:id="224" w:author="Rickey, Terry W (TJ) JR CIV USARMY CESAM (USA)" w:date="2026-01-14T12:27:00Z" w16du:dateUtc="2026-01-14T18:27:00Z">
            <w:r w:rsidRPr="00E12F2E" w:rsidDel="00E12F2E">
              <w:rPr>
                <w:rStyle w:val="Hyperlink"/>
                <w:noProof/>
              </w:rPr>
              <w:delText>0.59</w:delText>
            </w:r>
            <w:r w:rsidDel="00E12F2E">
              <w:rPr>
                <w:noProof/>
                <w:webHidden/>
              </w:rPr>
              <w:tab/>
              <w:delText>18</w:delText>
            </w:r>
          </w:del>
        </w:p>
        <w:p w14:paraId="6B3DE26F" w14:textId="74FC8001" w:rsidR="00A7724C" w:rsidDel="00E12F2E" w:rsidRDefault="00A7724C">
          <w:pPr>
            <w:pStyle w:val="TOC2"/>
            <w:tabs>
              <w:tab w:val="right" w:leader="dot" w:pos="9350"/>
            </w:tabs>
            <w:rPr>
              <w:del w:id="225" w:author="Rickey, Terry W (TJ) JR CIV USARMY CESAM (USA)" w:date="2026-01-14T12:27:00Z" w16du:dateUtc="2026-01-14T18:27:00Z"/>
              <w:rFonts w:eastAsiaTheme="minorEastAsia"/>
              <w:noProof/>
              <w:sz w:val="24"/>
              <w:szCs w:val="24"/>
            </w:rPr>
          </w:pPr>
          <w:del w:id="226" w:author="Rickey, Terry W (TJ) JR CIV USARMY CESAM (USA)" w:date="2026-01-14T12:27:00Z" w16du:dateUtc="2026-01-14T18:27:00Z">
            <w:r w:rsidRPr="00E12F2E" w:rsidDel="00E12F2E">
              <w:rPr>
                <w:rStyle w:val="Hyperlink"/>
                <w:noProof/>
              </w:rPr>
              <w:delText>Interpretation of Final Verified Results</w:delText>
            </w:r>
            <w:r w:rsidDel="00E12F2E">
              <w:rPr>
                <w:noProof/>
                <w:webHidden/>
              </w:rPr>
              <w:tab/>
              <w:delText>19</w:delText>
            </w:r>
          </w:del>
        </w:p>
        <w:p w14:paraId="4024999C" w14:textId="5734E382" w:rsidR="00A7724C" w:rsidDel="00E12F2E" w:rsidRDefault="00A7724C">
          <w:pPr>
            <w:pStyle w:val="TOC1"/>
            <w:tabs>
              <w:tab w:val="right" w:leader="dot" w:pos="9350"/>
            </w:tabs>
            <w:rPr>
              <w:del w:id="227" w:author="Rickey, Terry W (TJ) JR CIV USARMY CESAM (USA)" w:date="2026-01-14T12:27:00Z" w16du:dateUtc="2026-01-14T18:27:00Z"/>
              <w:rFonts w:eastAsiaTheme="minorEastAsia"/>
              <w:noProof/>
              <w:sz w:val="24"/>
              <w:szCs w:val="24"/>
            </w:rPr>
          </w:pPr>
          <w:del w:id="228" w:author="Rickey, Terry W (TJ) JR CIV USARMY CESAM (USA)" w:date="2026-01-14T12:27:00Z" w16du:dateUtc="2026-01-14T18:27:00Z">
            <w:r w:rsidRPr="00E12F2E" w:rsidDel="00E12F2E">
              <w:rPr>
                <w:rStyle w:val="Hyperlink"/>
                <w:rFonts w:eastAsia="Times New Roman"/>
                <w:noProof/>
              </w:rPr>
              <w:delText>Discussion</w:delText>
            </w:r>
            <w:r w:rsidDel="00E12F2E">
              <w:rPr>
                <w:noProof/>
                <w:webHidden/>
              </w:rPr>
              <w:tab/>
              <w:delText>20</w:delText>
            </w:r>
          </w:del>
        </w:p>
        <w:p w14:paraId="5725D50E" w14:textId="5C992C1B" w:rsidR="00A7724C" w:rsidDel="00E12F2E" w:rsidRDefault="00A7724C">
          <w:pPr>
            <w:pStyle w:val="TOC2"/>
            <w:tabs>
              <w:tab w:val="right" w:leader="dot" w:pos="9350"/>
            </w:tabs>
            <w:rPr>
              <w:del w:id="229" w:author="Rickey, Terry W (TJ) JR CIV USARMY CESAM (USA)" w:date="2026-01-14T12:27:00Z" w16du:dateUtc="2026-01-14T18:27:00Z"/>
              <w:rFonts w:eastAsiaTheme="minorEastAsia"/>
              <w:noProof/>
              <w:sz w:val="24"/>
              <w:szCs w:val="24"/>
            </w:rPr>
          </w:pPr>
          <w:del w:id="230" w:author="Rickey, Terry W (TJ) JR CIV USARMY CESAM (USA)" w:date="2026-01-14T12:27:00Z" w16du:dateUtc="2026-01-14T18:27:00Z">
            <w:r w:rsidRPr="00E12F2E" w:rsidDel="00E12F2E">
              <w:rPr>
                <w:rStyle w:val="Hyperlink"/>
                <w:noProof/>
              </w:rPr>
              <w:delText>Individuals Collected</w:delText>
            </w:r>
            <w:r w:rsidDel="00E12F2E">
              <w:rPr>
                <w:noProof/>
                <w:webHidden/>
              </w:rPr>
              <w:tab/>
              <w:delText>21</w:delText>
            </w:r>
          </w:del>
        </w:p>
        <w:p w14:paraId="616B5CB1" w14:textId="4FD17A15" w:rsidR="00A7724C" w:rsidDel="00E12F2E" w:rsidRDefault="00A7724C">
          <w:pPr>
            <w:pStyle w:val="TOC2"/>
            <w:tabs>
              <w:tab w:val="right" w:leader="dot" w:pos="9350"/>
            </w:tabs>
            <w:rPr>
              <w:del w:id="231" w:author="Rickey, Terry W (TJ) JR CIV USARMY CESAM (USA)" w:date="2026-01-14T12:27:00Z" w16du:dateUtc="2026-01-14T18:27:00Z"/>
              <w:rFonts w:eastAsiaTheme="minorEastAsia"/>
              <w:noProof/>
              <w:sz w:val="24"/>
              <w:szCs w:val="24"/>
            </w:rPr>
          </w:pPr>
          <w:del w:id="232" w:author="Rickey, Terry W (TJ) JR CIV USARMY CESAM (USA)" w:date="2026-01-14T12:27:00Z" w16du:dateUtc="2026-01-14T18:27:00Z">
            <w:r w:rsidRPr="00E12F2E" w:rsidDel="00E12F2E">
              <w:rPr>
                <w:rStyle w:val="Hyperlink"/>
                <w:noProof/>
              </w:rPr>
              <w:delText>Biodiversity Indices as a Measure of Community Structure and Balance</w:delText>
            </w:r>
            <w:r w:rsidDel="00E12F2E">
              <w:rPr>
                <w:noProof/>
                <w:webHidden/>
              </w:rPr>
              <w:tab/>
              <w:delText>22</w:delText>
            </w:r>
          </w:del>
        </w:p>
        <w:p w14:paraId="6ECFCDA3" w14:textId="0899D34A" w:rsidR="00A7724C" w:rsidDel="00E12F2E" w:rsidRDefault="00A7724C">
          <w:pPr>
            <w:pStyle w:val="TOC2"/>
            <w:tabs>
              <w:tab w:val="right" w:leader="dot" w:pos="9350"/>
            </w:tabs>
            <w:rPr>
              <w:del w:id="233" w:author="Rickey, Terry W (TJ) JR CIV USARMY CESAM (USA)" w:date="2026-01-14T12:27:00Z" w16du:dateUtc="2026-01-14T18:27:00Z"/>
              <w:rFonts w:eastAsiaTheme="minorEastAsia"/>
              <w:noProof/>
              <w:sz w:val="24"/>
              <w:szCs w:val="24"/>
            </w:rPr>
          </w:pPr>
          <w:del w:id="234" w:author="Rickey, Terry W (TJ) JR CIV USARMY CESAM (USA)" w:date="2026-01-14T12:27:00Z" w16du:dateUtc="2026-01-14T18:27:00Z">
            <w:r w:rsidRPr="00E12F2E" w:rsidDel="00E12F2E">
              <w:rPr>
                <w:rStyle w:val="Hyperlink"/>
                <w:noProof/>
              </w:rPr>
              <w:delText>Discussion and Interpretation of Guild Analysis</w:delText>
            </w:r>
            <w:r w:rsidDel="00E12F2E">
              <w:rPr>
                <w:noProof/>
                <w:webHidden/>
              </w:rPr>
              <w:tab/>
              <w:delText>26</w:delText>
            </w:r>
          </w:del>
        </w:p>
        <w:p w14:paraId="3510D02A" w14:textId="204CC58C" w:rsidR="00A7724C" w:rsidDel="00E12F2E" w:rsidRDefault="00A7724C">
          <w:pPr>
            <w:pStyle w:val="TOC2"/>
            <w:tabs>
              <w:tab w:val="right" w:leader="dot" w:pos="9350"/>
            </w:tabs>
            <w:rPr>
              <w:del w:id="235" w:author="Rickey, Terry W (TJ) JR CIV USARMY CESAM (USA)" w:date="2026-01-14T12:27:00Z" w16du:dateUtc="2026-01-14T18:27:00Z"/>
              <w:rFonts w:eastAsiaTheme="minorEastAsia"/>
              <w:noProof/>
              <w:sz w:val="24"/>
              <w:szCs w:val="24"/>
            </w:rPr>
          </w:pPr>
          <w:del w:id="236" w:author="Rickey, Terry W (TJ) JR CIV USARMY CESAM (USA)" w:date="2026-01-14T12:27:00Z" w16du:dateUtc="2026-01-14T18:27:00Z">
            <w:r w:rsidRPr="00E12F2E" w:rsidDel="00E12F2E">
              <w:rPr>
                <w:rStyle w:val="Hyperlink"/>
                <w:noProof/>
              </w:rPr>
              <w:delText>Future Application of this Baseline Analysis</w:delText>
            </w:r>
            <w:r w:rsidDel="00E12F2E">
              <w:rPr>
                <w:noProof/>
                <w:webHidden/>
              </w:rPr>
              <w:tab/>
              <w:delText>27</w:delText>
            </w:r>
          </w:del>
        </w:p>
        <w:p w14:paraId="610EAF1A" w14:textId="74783BE4" w:rsidR="00A7724C" w:rsidDel="00E12F2E" w:rsidRDefault="00A7724C">
          <w:pPr>
            <w:pStyle w:val="TOC2"/>
            <w:tabs>
              <w:tab w:val="right" w:leader="dot" w:pos="9350"/>
            </w:tabs>
            <w:rPr>
              <w:del w:id="237" w:author="Rickey, Terry W (TJ) JR CIV USARMY CESAM (USA)" w:date="2026-01-14T12:27:00Z" w16du:dateUtc="2026-01-14T18:27:00Z"/>
              <w:rFonts w:eastAsiaTheme="minorEastAsia"/>
              <w:noProof/>
              <w:sz w:val="24"/>
              <w:szCs w:val="24"/>
            </w:rPr>
          </w:pPr>
          <w:del w:id="238" w:author="Rickey, Terry W (TJ) JR CIV USARMY CESAM (USA)" w:date="2026-01-14T12:27:00Z" w16du:dateUtc="2026-01-14T18:27:00Z">
            <w:r w:rsidRPr="00E12F2E" w:rsidDel="00E12F2E">
              <w:rPr>
                <w:rStyle w:val="Hyperlink"/>
                <w:noProof/>
              </w:rPr>
              <w:delText>The quantitative biodiversity analysis performed in this FY23 study is not merely a static, descriptive endpoint; it is the foundational quantitative benchmark that enables and validates all subsequent and future restoration efforts on the Alabama River. Its primary utility is as a permanent, scientifically-defensible baseline representing the "before" state of the fragmented system, against which the efficacy of any management intervention can be rigorously measured.</w:delText>
            </w:r>
            <w:r w:rsidDel="00E12F2E">
              <w:rPr>
                <w:noProof/>
                <w:webHidden/>
              </w:rPr>
              <w:tab/>
              <w:delText>27</w:delText>
            </w:r>
          </w:del>
        </w:p>
        <w:p w14:paraId="0B605C1A" w14:textId="2FBBCEB6" w:rsidR="00A7724C" w:rsidDel="00E12F2E" w:rsidRDefault="00A7724C">
          <w:pPr>
            <w:pStyle w:val="TOC2"/>
            <w:tabs>
              <w:tab w:val="right" w:leader="dot" w:pos="9350"/>
            </w:tabs>
            <w:rPr>
              <w:del w:id="239" w:author="Rickey, Terry W (TJ) JR CIV USARMY CESAM (USA)" w:date="2026-01-14T12:27:00Z" w16du:dateUtc="2026-01-14T18:27:00Z"/>
              <w:rFonts w:eastAsiaTheme="minorEastAsia"/>
              <w:noProof/>
              <w:sz w:val="24"/>
              <w:szCs w:val="24"/>
            </w:rPr>
          </w:pPr>
          <w:del w:id="240" w:author="Rickey, Terry W (TJ) JR CIV USARMY CESAM (USA)" w:date="2026-01-14T12:27:00Z" w16du:dateUtc="2026-01-14T18:27:00Z">
            <w:r w:rsidRPr="00E12F2E" w:rsidDel="00E12F2E">
              <w:rPr>
                <w:rStyle w:val="Hyperlink"/>
                <w:noProof/>
              </w:rPr>
              <w:delText>The applications of this baseline are threefold:</w:delText>
            </w:r>
            <w:r w:rsidDel="00E12F2E">
              <w:rPr>
                <w:noProof/>
                <w:webHidden/>
              </w:rPr>
              <w:tab/>
              <w:delText>27</w:delText>
            </w:r>
          </w:del>
        </w:p>
        <w:p w14:paraId="0ABA1B41" w14:textId="7573F834" w:rsidR="00A7724C" w:rsidDel="00E12F2E" w:rsidRDefault="00A7724C">
          <w:pPr>
            <w:pStyle w:val="TOC1"/>
            <w:tabs>
              <w:tab w:val="right" w:leader="dot" w:pos="9350"/>
            </w:tabs>
            <w:rPr>
              <w:del w:id="241" w:author="Rickey, Terry W (TJ) JR CIV USARMY CESAM (USA)" w:date="2026-01-14T12:27:00Z" w16du:dateUtc="2026-01-14T18:27:00Z"/>
              <w:rFonts w:eastAsiaTheme="minorEastAsia"/>
              <w:noProof/>
              <w:sz w:val="24"/>
              <w:szCs w:val="24"/>
            </w:rPr>
          </w:pPr>
          <w:del w:id="242" w:author="Rickey, Terry W (TJ) JR CIV USARMY CESAM (USA)" w:date="2026-01-14T12:27:00Z" w16du:dateUtc="2026-01-14T18:27:00Z">
            <w:r w:rsidRPr="00E12F2E" w:rsidDel="00E12F2E">
              <w:rPr>
                <w:rStyle w:val="Hyperlink"/>
                <w:rFonts w:eastAsia="Times New Roman"/>
                <w:noProof/>
              </w:rPr>
              <w:delText>Future Direction</w:delText>
            </w:r>
            <w:r w:rsidDel="00E12F2E">
              <w:rPr>
                <w:noProof/>
                <w:webHidden/>
              </w:rPr>
              <w:tab/>
              <w:delText>28</w:delText>
            </w:r>
          </w:del>
        </w:p>
        <w:p w14:paraId="20B43CDF" w14:textId="08B60EE9" w:rsidR="00A7724C" w:rsidDel="00E12F2E" w:rsidRDefault="00A7724C">
          <w:pPr>
            <w:pStyle w:val="TOC1"/>
            <w:tabs>
              <w:tab w:val="right" w:leader="dot" w:pos="9350"/>
            </w:tabs>
            <w:rPr>
              <w:del w:id="243" w:author="Rickey, Terry W (TJ) JR CIV USARMY CESAM (USA)" w:date="2026-01-14T12:27:00Z" w16du:dateUtc="2026-01-14T18:27:00Z"/>
              <w:rFonts w:eastAsiaTheme="minorEastAsia"/>
              <w:noProof/>
              <w:sz w:val="24"/>
              <w:szCs w:val="24"/>
            </w:rPr>
          </w:pPr>
          <w:del w:id="244" w:author="Rickey, Terry W (TJ) JR CIV USARMY CESAM (USA)" w:date="2026-01-14T12:27:00Z" w16du:dateUtc="2026-01-14T18:27:00Z">
            <w:r w:rsidRPr="00E12F2E" w:rsidDel="00E12F2E">
              <w:rPr>
                <w:rStyle w:val="Hyperlink"/>
                <w:noProof/>
              </w:rPr>
              <w:delText>Appendix</w:delText>
            </w:r>
            <w:r w:rsidDel="00E12F2E">
              <w:rPr>
                <w:noProof/>
                <w:webHidden/>
              </w:rPr>
              <w:tab/>
              <w:delText>30</w:delText>
            </w:r>
          </w:del>
        </w:p>
        <w:p w14:paraId="3D8FE997" w14:textId="470341FB" w:rsidR="00A7724C" w:rsidDel="00E12F2E" w:rsidRDefault="00A7724C">
          <w:pPr>
            <w:pStyle w:val="TOC2"/>
            <w:tabs>
              <w:tab w:val="right" w:leader="dot" w:pos="9350"/>
            </w:tabs>
            <w:rPr>
              <w:del w:id="245" w:author="Rickey, Terry W (TJ) JR CIV USARMY CESAM (USA)" w:date="2026-01-14T12:27:00Z" w16du:dateUtc="2026-01-14T18:27:00Z"/>
              <w:rFonts w:eastAsiaTheme="minorEastAsia"/>
              <w:noProof/>
              <w:sz w:val="24"/>
              <w:szCs w:val="24"/>
            </w:rPr>
          </w:pPr>
          <w:del w:id="246" w:author="Rickey, Terry W (TJ) JR CIV USARMY CESAM (USA)" w:date="2026-01-14T12:27:00Z" w16du:dateUtc="2026-01-14T18:27:00Z">
            <w:r w:rsidRPr="00E12F2E" w:rsidDel="00E12F2E">
              <w:rPr>
                <w:rStyle w:val="Hyperlink"/>
                <w:noProof/>
              </w:rPr>
              <w:delText>Species Classification by Primary Fish Guild</w:delText>
            </w:r>
            <w:r w:rsidDel="00E12F2E">
              <w:rPr>
                <w:noProof/>
                <w:webHidden/>
              </w:rPr>
              <w:tab/>
              <w:delText>36</w:delText>
            </w:r>
          </w:del>
        </w:p>
        <w:p w14:paraId="550110A2" w14:textId="1B2A04FC" w:rsidR="00A7724C" w:rsidDel="00E12F2E" w:rsidRDefault="00A7724C">
          <w:pPr>
            <w:pStyle w:val="TOC2"/>
            <w:tabs>
              <w:tab w:val="right" w:leader="dot" w:pos="9350"/>
            </w:tabs>
            <w:rPr>
              <w:del w:id="247" w:author="Rickey, Terry W (TJ) JR CIV USARMY CESAM (USA)" w:date="2026-01-14T12:27:00Z" w16du:dateUtc="2026-01-14T18:27:00Z"/>
              <w:rFonts w:eastAsiaTheme="minorEastAsia"/>
              <w:noProof/>
              <w:sz w:val="24"/>
              <w:szCs w:val="24"/>
            </w:rPr>
          </w:pPr>
          <w:del w:id="248" w:author="Rickey, Terry W (TJ) JR CIV USARMY CESAM (USA)" w:date="2026-01-14T12:27:00Z" w16du:dateUtc="2026-01-14T18:27:00Z">
            <w:r w:rsidRPr="00E12F2E" w:rsidDel="00E12F2E">
              <w:rPr>
                <w:rStyle w:val="Hyperlink"/>
                <w:noProof/>
              </w:rPr>
              <w:delText>Species</w:delText>
            </w:r>
            <w:r w:rsidDel="00E12F2E">
              <w:rPr>
                <w:noProof/>
                <w:webHidden/>
              </w:rPr>
              <w:tab/>
              <w:delText>37</w:delText>
            </w:r>
          </w:del>
        </w:p>
        <w:p w14:paraId="24E7FB55" w14:textId="58E760C6" w:rsidR="00A7724C" w:rsidDel="00E12F2E" w:rsidRDefault="00A7724C">
          <w:pPr>
            <w:pStyle w:val="TOC2"/>
            <w:tabs>
              <w:tab w:val="right" w:leader="dot" w:pos="9350"/>
            </w:tabs>
            <w:rPr>
              <w:del w:id="249" w:author="Rickey, Terry W (TJ) JR CIV USARMY CESAM (USA)" w:date="2026-01-14T12:27:00Z" w16du:dateUtc="2026-01-14T18:27:00Z"/>
              <w:rFonts w:eastAsiaTheme="minorEastAsia"/>
              <w:noProof/>
              <w:sz w:val="24"/>
              <w:szCs w:val="24"/>
            </w:rPr>
          </w:pPr>
          <w:del w:id="250" w:author="Rickey, Terry W (TJ) JR CIV USARMY CESAM (USA)" w:date="2026-01-14T12:27:00Z" w16du:dateUtc="2026-01-14T18:27:00Z">
            <w:r w:rsidRPr="00E12F2E" w:rsidDel="00E12F2E">
              <w:rPr>
                <w:rStyle w:val="Hyperlink"/>
                <w:noProof/>
              </w:rPr>
              <w:delText>Primary Guild Assignment</w:delText>
            </w:r>
            <w:r w:rsidDel="00E12F2E">
              <w:rPr>
                <w:noProof/>
                <w:webHidden/>
              </w:rPr>
              <w:tab/>
              <w:delText>37</w:delText>
            </w:r>
          </w:del>
        </w:p>
        <w:p w14:paraId="72A1B59B" w14:textId="1FD94126" w:rsidR="00A7724C" w:rsidDel="00E12F2E" w:rsidRDefault="00A7724C">
          <w:pPr>
            <w:pStyle w:val="TOC2"/>
            <w:tabs>
              <w:tab w:val="right" w:leader="dot" w:pos="9350"/>
            </w:tabs>
            <w:rPr>
              <w:del w:id="251" w:author="Rickey, Terry W (TJ) JR CIV USARMY CESAM (USA)" w:date="2026-01-14T12:27:00Z" w16du:dateUtc="2026-01-14T18:27:00Z"/>
              <w:rFonts w:eastAsiaTheme="minorEastAsia"/>
              <w:noProof/>
              <w:sz w:val="24"/>
              <w:szCs w:val="24"/>
            </w:rPr>
          </w:pPr>
          <w:del w:id="252" w:author="Rickey, Terry W (TJ) JR CIV USARMY CESAM (USA)" w:date="2026-01-14T12:27:00Z" w16du:dateUtc="2026-01-14T18:27:00Z">
            <w:r w:rsidRPr="00E12F2E" w:rsidDel="00E12F2E">
              <w:rPr>
                <w:rStyle w:val="Hyperlink"/>
                <w:noProof/>
              </w:rPr>
              <w:delText>Rationale</w:delText>
            </w:r>
            <w:r w:rsidDel="00E12F2E">
              <w:rPr>
                <w:noProof/>
                <w:webHidden/>
              </w:rPr>
              <w:tab/>
              <w:delText>37</w:delText>
            </w:r>
          </w:del>
        </w:p>
        <w:p w14:paraId="40C0F152" w14:textId="71E049A2" w:rsidR="00A7724C" w:rsidDel="00E12F2E" w:rsidRDefault="00A7724C">
          <w:pPr>
            <w:pStyle w:val="TOC2"/>
            <w:tabs>
              <w:tab w:val="right" w:leader="dot" w:pos="9350"/>
            </w:tabs>
            <w:rPr>
              <w:del w:id="253" w:author="Rickey, Terry W (TJ) JR CIV USARMY CESAM (USA)" w:date="2026-01-14T12:27:00Z" w16du:dateUtc="2026-01-14T18:27:00Z"/>
              <w:rFonts w:eastAsiaTheme="minorEastAsia"/>
              <w:noProof/>
              <w:sz w:val="24"/>
              <w:szCs w:val="24"/>
            </w:rPr>
          </w:pPr>
          <w:del w:id="254" w:author="Rickey, Terry W (TJ) JR CIV USARMY CESAM (USA)" w:date="2026-01-14T12:27:00Z" w16du:dateUtc="2026-01-14T18:27:00Z">
            <w:r w:rsidRPr="00E12F2E" w:rsidDel="00E12F2E">
              <w:rPr>
                <w:rStyle w:val="Hyperlink"/>
                <w:noProof/>
              </w:rPr>
              <w:lastRenderedPageBreak/>
              <w:delText>--- Fluvial Specialists &amp; Migrants ---</w:delText>
            </w:r>
            <w:r w:rsidDel="00E12F2E">
              <w:rPr>
                <w:noProof/>
                <w:webHidden/>
              </w:rPr>
              <w:tab/>
              <w:delText>37</w:delText>
            </w:r>
          </w:del>
        </w:p>
        <w:p w14:paraId="44F6B3ED" w14:textId="7C21938A" w:rsidR="00A7724C" w:rsidDel="00E12F2E" w:rsidRDefault="00A7724C">
          <w:pPr>
            <w:pStyle w:val="TOC2"/>
            <w:tabs>
              <w:tab w:val="right" w:leader="dot" w:pos="9350"/>
            </w:tabs>
            <w:rPr>
              <w:del w:id="255" w:author="Rickey, Terry W (TJ) JR CIV USARMY CESAM (USA)" w:date="2026-01-14T12:27:00Z" w16du:dateUtc="2026-01-14T18:27:00Z"/>
              <w:rFonts w:eastAsiaTheme="minorEastAsia"/>
              <w:noProof/>
              <w:sz w:val="24"/>
              <w:szCs w:val="24"/>
            </w:rPr>
          </w:pPr>
          <w:del w:id="256" w:author="Rickey, Terry W (TJ) JR CIV USARMY CESAM (USA)" w:date="2026-01-14T12:27:00Z" w16du:dateUtc="2026-01-14T18:27:00Z">
            <w:r w:rsidRPr="00E12F2E" w:rsidDel="00E12F2E">
              <w:rPr>
                <w:rStyle w:val="Hyperlink"/>
                <w:noProof/>
              </w:rPr>
              <w:delText>Alabama Hog Sucker</w:delText>
            </w:r>
            <w:r w:rsidDel="00E12F2E">
              <w:rPr>
                <w:noProof/>
                <w:webHidden/>
              </w:rPr>
              <w:tab/>
              <w:delText>37</w:delText>
            </w:r>
          </w:del>
        </w:p>
        <w:p w14:paraId="47615C78" w14:textId="43F2F011" w:rsidR="00A7724C" w:rsidDel="00E12F2E" w:rsidRDefault="00A7724C">
          <w:pPr>
            <w:pStyle w:val="TOC2"/>
            <w:tabs>
              <w:tab w:val="right" w:leader="dot" w:pos="9350"/>
            </w:tabs>
            <w:rPr>
              <w:del w:id="257" w:author="Rickey, Terry W (TJ) JR CIV USARMY CESAM (USA)" w:date="2026-01-14T12:27:00Z" w16du:dateUtc="2026-01-14T18:27:00Z"/>
              <w:rFonts w:eastAsiaTheme="minorEastAsia"/>
              <w:noProof/>
              <w:sz w:val="24"/>
              <w:szCs w:val="24"/>
            </w:rPr>
          </w:pPr>
          <w:del w:id="258"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7D254B78" w14:textId="09D3A06A" w:rsidR="00A7724C" w:rsidDel="00E12F2E" w:rsidRDefault="00A7724C">
          <w:pPr>
            <w:pStyle w:val="TOC2"/>
            <w:tabs>
              <w:tab w:val="right" w:leader="dot" w:pos="9350"/>
            </w:tabs>
            <w:rPr>
              <w:del w:id="259" w:author="Rickey, Terry W (TJ) JR CIV USARMY CESAM (USA)" w:date="2026-01-14T12:27:00Z" w16du:dateUtc="2026-01-14T18:27:00Z"/>
              <w:rFonts w:eastAsiaTheme="minorEastAsia"/>
              <w:noProof/>
              <w:sz w:val="24"/>
              <w:szCs w:val="24"/>
            </w:rPr>
          </w:pPr>
          <w:del w:id="260" w:author="Rickey, Terry W (TJ) JR CIV USARMY CESAM (USA)" w:date="2026-01-14T12:27:00Z" w16du:dateUtc="2026-01-14T18:27:00Z">
            <w:r w:rsidRPr="00E12F2E" w:rsidDel="00E12F2E">
              <w:rPr>
                <w:rStyle w:val="Hyperlink"/>
                <w:noProof/>
              </w:rPr>
              <w:delText>Requires flowing water and clean substrate.</w:delText>
            </w:r>
            <w:r w:rsidDel="00E12F2E">
              <w:rPr>
                <w:noProof/>
                <w:webHidden/>
              </w:rPr>
              <w:tab/>
              <w:delText>37</w:delText>
            </w:r>
          </w:del>
        </w:p>
        <w:p w14:paraId="1ACD3FAB" w14:textId="11412AD5" w:rsidR="00A7724C" w:rsidDel="00E12F2E" w:rsidRDefault="00A7724C">
          <w:pPr>
            <w:pStyle w:val="TOC2"/>
            <w:tabs>
              <w:tab w:val="right" w:leader="dot" w:pos="9350"/>
            </w:tabs>
            <w:rPr>
              <w:del w:id="261" w:author="Rickey, Terry W (TJ) JR CIV USARMY CESAM (USA)" w:date="2026-01-14T12:27:00Z" w16du:dateUtc="2026-01-14T18:27:00Z"/>
              <w:rFonts w:eastAsiaTheme="minorEastAsia"/>
              <w:noProof/>
              <w:sz w:val="24"/>
              <w:szCs w:val="24"/>
            </w:rPr>
          </w:pPr>
          <w:del w:id="262" w:author="Rickey, Terry W (TJ) JR CIV USARMY CESAM (USA)" w:date="2026-01-14T12:27:00Z" w16du:dateUtc="2026-01-14T18:27:00Z">
            <w:r w:rsidRPr="00E12F2E" w:rsidDel="00E12F2E">
              <w:rPr>
                <w:rStyle w:val="Hyperlink"/>
                <w:noProof/>
              </w:rPr>
              <w:delText>Blue Sucker</w:delText>
            </w:r>
            <w:r w:rsidDel="00E12F2E">
              <w:rPr>
                <w:noProof/>
                <w:webHidden/>
              </w:rPr>
              <w:tab/>
              <w:delText>37</w:delText>
            </w:r>
          </w:del>
        </w:p>
        <w:p w14:paraId="4F104D60" w14:textId="75FA8ED6" w:rsidR="00A7724C" w:rsidDel="00E12F2E" w:rsidRDefault="00A7724C">
          <w:pPr>
            <w:pStyle w:val="TOC2"/>
            <w:tabs>
              <w:tab w:val="right" w:leader="dot" w:pos="9350"/>
            </w:tabs>
            <w:rPr>
              <w:del w:id="263" w:author="Rickey, Terry W (TJ) JR CIV USARMY CESAM (USA)" w:date="2026-01-14T12:27:00Z" w16du:dateUtc="2026-01-14T18:27:00Z"/>
              <w:rFonts w:eastAsiaTheme="minorEastAsia"/>
              <w:noProof/>
              <w:sz w:val="24"/>
              <w:szCs w:val="24"/>
            </w:rPr>
          </w:pPr>
          <w:del w:id="264"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3F7535F0" w14:textId="7AFA1B17" w:rsidR="00A7724C" w:rsidDel="00E12F2E" w:rsidRDefault="00A7724C">
          <w:pPr>
            <w:pStyle w:val="TOC2"/>
            <w:tabs>
              <w:tab w:val="right" w:leader="dot" w:pos="9350"/>
            </w:tabs>
            <w:rPr>
              <w:del w:id="265" w:author="Rickey, Terry W (TJ) JR CIV USARMY CESAM (USA)" w:date="2026-01-14T12:27:00Z" w16du:dateUtc="2026-01-14T18:27:00Z"/>
              <w:rFonts w:eastAsiaTheme="minorEastAsia"/>
              <w:noProof/>
              <w:sz w:val="24"/>
              <w:szCs w:val="24"/>
            </w:rPr>
          </w:pPr>
          <w:del w:id="266" w:author="Rickey, Terry W (TJ) JR CIV USARMY CESAM (USA)" w:date="2026-01-14T12:27:00Z" w16du:dateUtc="2026-01-14T18:27:00Z">
            <w:r w:rsidRPr="00E12F2E" w:rsidDel="00E12F2E">
              <w:rPr>
                <w:rStyle w:val="Hyperlink"/>
                <w:noProof/>
              </w:rPr>
              <w:delText>Iconic large-river, strong-current species.</w:delText>
            </w:r>
            <w:r w:rsidDel="00E12F2E">
              <w:rPr>
                <w:noProof/>
                <w:webHidden/>
              </w:rPr>
              <w:tab/>
              <w:delText>37</w:delText>
            </w:r>
          </w:del>
        </w:p>
        <w:p w14:paraId="0EA31EC5" w14:textId="70A9817E" w:rsidR="00A7724C" w:rsidDel="00E12F2E" w:rsidRDefault="00A7724C">
          <w:pPr>
            <w:pStyle w:val="TOC2"/>
            <w:tabs>
              <w:tab w:val="right" w:leader="dot" w:pos="9350"/>
            </w:tabs>
            <w:rPr>
              <w:del w:id="267" w:author="Rickey, Terry W (TJ) JR CIV USARMY CESAM (USA)" w:date="2026-01-14T12:27:00Z" w16du:dateUtc="2026-01-14T18:27:00Z"/>
              <w:rFonts w:eastAsiaTheme="minorEastAsia"/>
              <w:noProof/>
              <w:sz w:val="24"/>
              <w:szCs w:val="24"/>
            </w:rPr>
          </w:pPr>
          <w:del w:id="268" w:author="Rickey, Terry W (TJ) JR CIV USARMY CESAM (USA)" w:date="2026-01-14T12:27:00Z" w16du:dateUtc="2026-01-14T18:27:00Z">
            <w:r w:rsidRPr="00E12F2E" w:rsidDel="00E12F2E">
              <w:rPr>
                <w:rStyle w:val="Hyperlink"/>
                <w:noProof/>
              </w:rPr>
              <w:delText>Highfin Carpsucker</w:delText>
            </w:r>
            <w:r w:rsidDel="00E12F2E">
              <w:rPr>
                <w:noProof/>
                <w:webHidden/>
              </w:rPr>
              <w:tab/>
              <w:delText>37</w:delText>
            </w:r>
          </w:del>
        </w:p>
        <w:p w14:paraId="22E0123B" w14:textId="525EE0A9" w:rsidR="00A7724C" w:rsidDel="00E12F2E" w:rsidRDefault="00A7724C">
          <w:pPr>
            <w:pStyle w:val="TOC2"/>
            <w:tabs>
              <w:tab w:val="right" w:leader="dot" w:pos="9350"/>
            </w:tabs>
            <w:rPr>
              <w:del w:id="269" w:author="Rickey, Terry W (TJ) JR CIV USARMY CESAM (USA)" w:date="2026-01-14T12:27:00Z" w16du:dateUtc="2026-01-14T18:27:00Z"/>
              <w:rFonts w:eastAsiaTheme="minorEastAsia"/>
              <w:noProof/>
              <w:sz w:val="24"/>
              <w:szCs w:val="24"/>
            </w:rPr>
          </w:pPr>
          <w:del w:id="270"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092830C9" w14:textId="21FD96C7" w:rsidR="00A7724C" w:rsidDel="00E12F2E" w:rsidRDefault="00A7724C">
          <w:pPr>
            <w:pStyle w:val="TOC2"/>
            <w:tabs>
              <w:tab w:val="right" w:leader="dot" w:pos="9350"/>
            </w:tabs>
            <w:rPr>
              <w:del w:id="271" w:author="Rickey, Terry W (TJ) JR CIV USARMY CESAM (USA)" w:date="2026-01-14T12:27:00Z" w16du:dateUtc="2026-01-14T18:27:00Z"/>
              <w:rFonts w:eastAsiaTheme="minorEastAsia"/>
              <w:noProof/>
              <w:sz w:val="24"/>
              <w:szCs w:val="24"/>
            </w:rPr>
          </w:pPr>
          <w:del w:id="272" w:author="Rickey, Terry W (TJ) JR CIV USARMY CESAM (USA)" w:date="2026-01-14T12:27:00Z" w16du:dateUtc="2026-01-14T18:27:00Z">
            <w:r w:rsidRPr="00E12F2E" w:rsidDel="00E12F2E">
              <w:rPr>
                <w:rStyle w:val="Hyperlink"/>
                <w:noProof/>
              </w:rPr>
              <w:delText>Large-river sucker, known to be migratory.</w:delText>
            </w:r>
            <w:r w:rsidDel="00E12F2E">
              <w:rPr>
                <w:noProof/>
                <w:webHidden/>
              </w:rPr>
              <w:tab/>
              <w:delText>37</w:delText>
            </w:r>
          </w:del>
        </w:p>
        <w:p w14:paraId="65E45035" w14:textId="36E96354" w:rsidR="00A7724C" w:rsidDel="00E12F2E" w:rsidRDefault="00A7724C">
          <w:pPr>
            <w:pStyle w:val="TOC2"/>
            <w:tabs>
              <w:tab w:val="right" w:leader="dot" w:pos="9350"/>
            </w:tabs>
            <w:rPr>
              <w:del w:id="273" w:author="Rickey, Terry W (TJ) JR CIV USARMY CESAM (USA)" w:date="2026-01-14T12:27:00Z" w16du:dateUtc="2026-01-14T18:27:00Z"/>
              <w:rFonts w:eastAsiaTheme="minorEastAsia"/>
              <w:noProof/>
              <w:sz w:val="24"/>
              <w:szCs w:val="24"/>
            </w:rPr>
          </w:pPr>
          <w:del w:id="274" w:author="Rickey, Terry W (TJ) JR CIV USARMY CESAM (USA)" w:date="2026-01-14T12:27:00Z" w16du:dateUtc="2026-01-14T18:27:00Z">
            <w:r w:rsidRPr="00E12F2E" w:rsidDel="00E12F2E">
              <w:rPr>
                <w:rStyle w:val="Hyperlink"/>
                <w:noProof/>
              </w:rPr>
              <w:delText>Paddlefish</w:delText>
            </w:r>
            <w:r w:rsidDel="00E12F2E">
              <w:rPr>
                <w:noProof/>
                <w:webHidden/>
              </w:rPr>
              <w:tab/>
              <w:delText>37</w:delText>
            </w:r>
          </w:del>
        </w:p>
        <w:p w14:paraId="02E5DC25" w14:textId="5D748C69" w:rsidR="00A7724C" w:rsidDel="00E12F2E" w:rsidRDefault="00A7724C">
          <w:pPr>
            <w:pStyle w:val="TOC2"/>
            <w:tabs>
              <w:tab w:val="right" w:leader="dot" w:pos="9350"/>
            </w:tabs>
            <w:rPr>
              <w:del w:id="275" w:author="Rickey, Terry W (TJ) JR CIV USARMY CESAM (USA)" w:date="2026-01-14T12:27:00Z" w16du:dateUtc="2026-01-14T18:27:00Z"/>
              <w:rFonts w:eastAsiaTheme="minorEastAsia"/>
              <w:noProof/>
              <w:sz w:val="24"/>
              <w:szCs w:val="24"/>
            </w:rPr>
          </w:pPr>
          <w:del w:id="276"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473B3794" w14:textId="0C7C8C7C" w:rsidR="00A7724C" w:rsidDel="00E12F2E" w:rsidRDefault="00A7724C">
          <w:pPr>
            <w:pStyle w:val="TOC2"/>
            <w:tabs>
              <w:tab w:val="right" w:leader="dot" w:pos="9350"/>
            </w:tabs>
            <w:rPr>
              <w:del w:id="277" w:author="Rickey, Terry W (TJ) JR CIV USARMY CESAM (USA)" w:date="2026-01-14T12:27:00Z" w16du:dateUtc="2026-01-14T18:27:00Z"/>
              <w:rFonts w:eastAsiaTheme="minorEastAsia"/>
              <w:noProof/>
              <w:sz w:val="24"/>
              <w:szCs w:val="24"/>
            </w:rPr>
          </w:pPr>
          <w:del w:id="278" w:author="Rickey, Terry W (TJ) JR CIV USARMY CESAM (USA)" w:date="2026-01-14T12:27:00Z" w16du:dateUtc="2026-01-14T18:27:00Z">
            <w:r w:rsidRPr="00E12F2E" w:rsidDel="00E12F2E">
              <w:rPr>
                <w:rStyle w:val="Hyperlink"/>
                <w:noProof/>
              </w:rPr>
              <w:delText>Large-river, pelagic, highly migratory.</w:delText>
            </w:r>
            <w:r w:rsidDel="00E12F2E">
              <w:rPr>
                <w:noProof/>
                <w:webHidden/>
              </w:rPr>
              <w:tab/>
              <w:delText>37</w:delText>
            </w:r>
          </w:del>
        </w:p>
        <w:p w14:paraId="45D01530" w14:textId="3E59410D" w:rsidR="00A7724C" w:rsidDel="00E12F2E" w:rsidRDefault="00A7724C">
          <w:pPr>
            <w:pStyle w:val="TOC2"/>
            <w:tabs>
              <w:tab w:val="right" w:leader="dot" w:pos="9350"/>
            </w:tabs>
            <w:rPr>
              <w:del w:id="279" w:author="Rickey, Terry W (TJ) JR CIV USARMY CESAM (USA)" w:date="2026-01-14T12:27:00Z" w16du:dateUtc="2026-01-14T18:27:00Z"/>
              <w:rFonts w:eastAsiaTheme="minorEastAsia"/>
              <w:noProof/>
              <w:sz w:val="24"/>
              <w:szCs w:val="24"/>
            </w:rPr>
          </w:pPr>
          <w:del w:id="280" w:author="Rickey, Terry W (TJ) JR CIV USARMY CESAM (USA)" w:date="2026-01-14T12:27:00Z" w16du:dateUtc="2026-01-14T18:27:00Z">
            <w:r w:rsidRPr="00E12F2E" w:rsidDel="00E12F2E">
              <w:rPr>
                <w:rStyle w:val="Hyperlink"/>
                <w:noProof/>
              </w:rPr>
              <w:delText>River Carpsucker</w:delText>
            </w:r>
            <w:r w:rsidDel="00E12F2E">
              <w:rPr>
                <w:noProof/>
                <w:webHidden/>
              </w:rPr>
              <w:tab/>
              <w:delText>37</w:delText>
            </w:r>
          </w:del>
        </w:p>
        <w:p w14:paraId="5AC9BCE9" w14:textId="5F7239D1" w:rsidR="00A7724C" w:rsidDel="00E12F2E" w:rsidRDefault="00A7724C">
          <w:pPr>
            <w:pStyle w:val="TOC2"/>
            <w:tabs>
              <w:tab w:val="right" w:leader="dot" w:pos="9350"/>
            </w:tabs>
            <w:rPr>
              <w:del w:id="281" w:author="Rickey, Terry W (TJ) JR CIV USARMY CESAM (USA)" w:date="2026-01-14T12:27:00Z" w16du:dateUtc="2026-01-14T18:27:00Z"/>
              <w:rFonts w:eastAsiaTheme="minorEastAsia"/>
              <w:noProof/>
              <w:sz w:val="24"/>
              <w:szCs w:val="24"/>
            </w:rPr>
          </w:pPr>
          <w:del w:id="282"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086114C2" w14:textId="000576F2" w:rsidR="00A7724C" w:rsidDel="00E12F2E" w:rsidRDefault="00A7724C">
          <w:pPr>
            <w:pStyle w:val="TOC2"/>
            <w:tabs>
              <w:tab w:val="right" w:leader="dot" w:pos="9350"/>
            </w:tabs>
            <w:rPr>
              <w:del w:id="283" w:author="Rickey, Terry W (TJ) JR CIV USARMY CESAM (USA)" w:date="2026-01-14T12:27:00Z" w16du:dateUtc="2026-01-14T18:27:00Z"/>
              <w:rFonts w:eastAsiaTheme="minorEastAsia"/>
              <w:noProof/>
              <w:sz w:val="24"/>
              <w:szCs w:val="24"/>
            </w:rPr>
          </w:pPr>
          <w:del w:id="284" w:author="Rickey, Terry W (TJ) JR CIV USARMY CESAM (USA)" w:date="2026-01-14T12:27:00Z" w16du:dateUtc="2026-01-14T18:27:00Z">
            <w:r w:rsidRPr="00E12F2E" w:rsidDel="00E12F2E">
              <w:rPr>
                <w:rStyle w:val="Hyperlink"/>
                <w:noProof/>
              </w:rPr>
              <w:delText>Prefers main channels of large rivers.</w:delText>
            </w:r>
            <w:r w:rsidDel="00E12F2E">
              <w:rPr>
                <w:noProof/>
                <w:webHidden/>
              </w:rPr>
              <w:tab/>
              <w:delText>37</w:delText>
            </w:r>
          </w:del>
        </w:p>
        <w:p w14:paraId="0F660F5A" w14:textId="43085B87" w:rsidR="00A7724C" w:rsidDel="00E12F2E" w:rsidRDefault="00A7724C">
          <w:pPr>
            <w:pStyle w:val="TOC2"/>
            <w:tabs>
              <w:tab w:val="right" w:leader="dot" w:pos="9350"/>
            </w:tabs>
            <w:rPr>
              <w:del w:id="285" w:author="Rickey, Terry W (TJ) JR CIV USARMY CESAM (USA)" w:date="2026-01-14T12:27:00Z" w16du:dateUtc="2026-01-14T18:27:00Z"/>
              <w:rFonts w:eastAsiaTheme="minorEastAsia"/>
              <w:noProof/>
              <w:sz w:val="24"/>
              <w:szCs w:val="24"/>
            </w:rPr>
          </w:pPr>
          <w:del w:id="286" w:author="Rickey, Terry W (TJ) JR CIV USARMY CESAM (USA)" w:date="2026-01-14T12:27:00Z" w16du:dateUtc="2026-01-14T18:27:00Z">
            <w:r w:rsidRPr="00E12F2E" w:rsidDel="00E12F2E">
              <w:rPr>
                <w:rStyle w:val="Hyperlink"/>
                <w:noProof/>
              </w:rPr>
              <w:delText>River Redhorse</w:delText>
            </w:r>
            <w:r w:rsidDel="00E12F2E">
              <w:rPr>
                <w:noProof/>
                <w:webHidden/>
              </w:rPr>
              <w:tab/>
              <w:delText>37</w:delText>
            </w:r>
          </w:del>
        </w:p>
        <w:p w14:paraId="59679E00" w14:textId="73708C88" w:rsidR="00A7724C" w:rsidDel="00E12F2E" w:rsidRDefault="00A7724C">
          <w:pPr>
            <w:pStyle w:val="TOC2"/>
            <w:tabs>
              <w:tab w:val="right" w:leader="dot" w:pos="9350"/>
            </w:tabs>
            <w:rPr>
              <w:del w:id="287" w:author="Rickey, Terry W (TJ) JR CIV USARMY CESAM (USA)" w:date="2026-01-14T12:27:00Z" w16du:dateUtc="2026-01-14T18:27:00Z"/>
              <w:rFonts w:eastAsiaTheme="minorEastAsia"/>
              <w:noProof/>
              <w:sz w:val="24"/>
              <w:szCs w:val="24"/>
            </w:rPr>
          </w:pPr>
          <w:del w:id="288"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77254994" w14:textId="160D4955" w:rsidR="00A7724C" w:rsidDel="00E12F2E" w:rsidRDefault="00A7724C">
          <w:pPr>
            <w:pStyle w:val="TOC2"/>
            <w:tabs>
              <w:tab w:val="right" w:leader="dot" w:pos="9350"/>
            </w:tabs>
            <w:rPr>
              <w:del w:id="289" w:author="Rickey, Terry W (TJ) JR CIV USARMY CESAM (USA)" w:date="2026-01-14T12:27:00Z" w16du:dateUtc="2026-01-14T18:27:00Z"/>
              <w:rFonts w:eastAsiaTheme="minorEastAsia"/>
              <w:noProof/>
              <w:sz w:val="24"/>
              <w:szCs w:val="24"/>
            </w:rPr>
          </w:pPr>
          <w:del w:id="290" w:author="Rickey, Terry W (TJ) JR CIV USARMY CESAM (USA)" w:date="2026-01-14T12:27:00Z" w16du:dateUtc="2026-01-14T18:27:00Z">
            <w:r w:rsidRPr="00E12F2E" w:rsidDel="00E12F2E">
              <w:rPr>
                <w:rStyle w:val="Hyperlink"/>
                <w:noProof/>
              </w:rPr>
              <w:delText>Requires clean gravel for spawning in flowing water.</w:delText>
            </w:r>
            <w:r w:rsidDel="00E12F2E">
              <w:rPr>
                <w:noProof/>
                <w:webHidden/>
              </w:rPr>
              <w:tab/>
              <w:delText>37</w:delText>
            </w:r>
          </w:del>
        </w:p>
        <w:p w14:paraId="6C849BF6" w14:textId="3D490AB3" w:rsidR="00A7724C" w:rsidDel="00E12F2E" w:rsidRDefault="00A7724C">
          <w:pPr>
            <w:pStyle w:val="TOC2"/>
            <w:tabs>
              <w:tab w:val="right" w:leader="dot" w:pos="9350"/>
            </w:tabs>
            <w:rPr>
              <w:del w:id="291" w:author="Rickey, Terry W (TJ) JR CIV USARMY CESAM (USA)" w:date="2026-01-14T12:27:00Z" w16du:dateUtc="2026-01-14T18:27:00Z"/>
              <w:rFonts w:eastAsiaTheme="minorEastAsia"/>
              <w:noProof/>
              <w:sz w:val="24"/>
              <w:szCs w:val="24"/>
            </w:rPr>
          </w:pPr>
          <w:del w:id="292" w:author="Rickey, Terry W (TJ) JR CIV USARMY CESAM (USA)" w:date="2026-01-14T12:27:00Z" w16du:dateUtc="2026-01-14T18:27:00Z">
            <w:r w:rsidRPr="00E12F2E" w:rsidDel="00E12F2E">
              <w:rPr>
                <w:rStyle w:val="Hyperlink"/>
                <w:noProof/>
              </w:rPr>
              <w:delText>Shorthead Redhorse</w:delText>
            </w:r>
            <w:r w:rsidDel="00E12F2E">
              <w:rPr>
                <w:noProof/>
                <w:webHidden/>
              </w:rPr>
              <w:tab/>
              <w:delText>37</w:delText>
            </w:r>
          </w:del>
        </w:p>
        <w:p w14:paraId="36602D78" w14:textId="4EFA23B5" w:rsidR="00A7724C" w:rsidDel="00E12F2E" w:rsidRDefault="00A7724C">
          <w:pPr>
            <w:pStyle w:val="TOC2"/>
            <w:tabs>
              <w:tab w:val="right" w:leader="dot" w:pos="9350"/>
            </w:tabs>
            <w:rPr>
              <w:del w:id="293" w:author="Rickey, Terry W (TJ) JR CIV USARMY CESAM (USA)" w:date="2026-01-14T12:27:00Z" w16du:dateUtc="2026-01-14T18:27:00Z"/>
              <w:rFonts w:eastAsiaTheme="minorEastAsia"/>
              <w:noProof/>
              <w:sz w:val="24"/>
              <w:szCs w:val="24"/>
            </w:rPr>
          </w:pPr>
          <w:del w:id="294"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22BD2D3C" w14:textId="0DEA74F6" w:rsidR="00A7724C" w:rsidDel="00E12F2E" w:rsidRDefault="00A7724C">
          <w:pPr>
            <w:pStyle w:val="TOC2"/>
            <w:tabs>
              <w:tab w:val="right" w:leader="dot" w:pos="9350"/>
            </w:tabs>
            <w:rPr>
              <w:del w:id="295" w:author="Rickey, Terry W (TJ) JR CIV USARMY CESAM (USA)" w:date="2026-01-14T12:27:00Z" w16du:dateUtc="2026-01-14T18:27:00Z"/>
              <w:rFonts w:eastAsiaTheme="minorEastAsia"/>
              <w:noProof/>
              <w:sz w:val="24"/>
              <w:szCs w:val="24"/>
            </w:rPr>
          </w:pPr>
          <w:del w:id="296" w:author="Rickey, Terry W (TJ) JR CIV USARMY CESAM (USA)" w:date="2026-01-14T12:27:00Z" w16du:dateUtc="2026-01-14T18:27:00Z">
            <w:r w:rsidRPr="00E12F2E" w:rsidDel="00E12F2E">
              <w:rPr>
                <w:rStyle w:val="Hyperlink"/>
                <w:noProof/>
              </w:rPr>
              <w:delText>Migratory, requires flowing water.</w:delText>
            </w:r>
            <w:r w:rsidDel="00E12F2E">
              <w:rPr>
                <w:noProof/>
                <w:webHidden/>
              </w:rPr>
              <w:tab/>
              <w:delText>37</w:delText>
            </w:r>
          </w:del>
        </w:p>
        <w:p w14:paraId="4E7D2C11" w14:textId="1523EA80" w:rsidR="00A7724C" w:rsidDel="00E12F2E" w:rsidRDefault="00A7724C">
          <w:pPr>
            <w:pStyle w:val="TOC2"/>
            <w:tabs>
              <w:tab w:val="right" w:leader="dot" w:pos="9350"/>
            </w:tabs>
            <w:rPr>
              <w:del w:id="297" w:author="Rickey, Terry W (TJ) JR CIV USARMY CESAM (USA)" w:date="2026-01-14T12:27:00Z" w16du:dateUtc="2026-01-14T18:27:00Z"/>
              <w:rFonts w:eastAsiaTheme="minorEastAsia"/>
              <w:noProof/>
              <w:sz w:val="24"/>
              <w:szCs w:val="24"/>
            </w:rPr>
          </w:pPr>
          <w:del w:id="298" w:author="Rickey, Terry W (TJ) JR CIV USARMY CESAM (USA)" w:date="2026-01-14T12:27:00Z" w16du:dateUtc="2026-01-14T18:27:00Z">
            <w:r w:rsidRPr="00E12F2E" w:rsidDel="00E12F2E">
              <w:rPr>
                <w:rStyle w:val="Hyperlink"/>
                <w:noProof/>
              </w:rPr>
              <w:delText>Silver Redhorse</w:delText>
            </w:r>
            <w:r w:rsidDel="00E12F2E">
              <w:rPr>
                <w:noProof/>
                <w:webHidden/>
              </w:rPr>
              <w:tab/>
              <w:delText>37</w:delText>
            </w:r>
          </w:del>
        </w:p>
        <w:p w14:paraId="331056C7" w14:textId="05D7BDAB" w:rsidR="00A7724C" w:rsidDel="00E12F2E" w:rsidRDefault="00A7724C">
          <w:pPr>
            <w:pStyle w:val="TOC2"/>
            <w:tabs>
              <w:tab w:val="right" w:leader="dot" w:pos="9350"/>
            </w:tabs>
            <w:rPr>
              <w:del w:id="299" w:author="Rickey, Terry W (TJ) JR CIV USARMY CESAM (USA)" w:date="2026-01-14T12:27:00Z" w16du:dateUtc="2026-01-14T18:27:00Z"/>
              <w:rFonts w:eastAsiaTheme="minorEastAsia"/>
              <w:noProof/>
              <w:sz w:val="24"/>
              <w:szCs w:val="24"/>
            </w:rPr>
          </w:pPr>
          <w:del w:id="300"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14DDD887" w14:textId="7F1F3884" w:rsidR="00A7724C" w:rsidDel="00E12F2E" w:rsidRDefault="00A7724C">
          <w:pPr>
            <w:pStyle w:val="TOC2"/>
            <w:tabs>
              <w:tab w:val="right" w:leader="dot" w:pos="9350"/>
            </w:tabs>
            <w:rPr>
              <w:del w:id="301" w:author="Rickey, Terry W (TJ) JR CIV USARMY CESAM (USA)" w:date="2026-01-14T12:27:00Z" w16du:dateUtc="2026-01-14T18:27:00Z"/>
              <w:rFonts w:eastAsiaTheme="minorEastAsia"/>
              <w:noProof/>
              <w:sz w:val="24"/>
              <w:szCs w:val="24"/>
            </w:rPr>
          </w:pPr>
          <w:del w:id="302" w:author="Rickey, Terry W (TJ) JR CIV USARMY CESAM (USA)" w:date="2026-01-14T12:27:00Z" w16du:dateUtc="2026-01-14T18:27:00Z">
            <w:r w:rsidRPr="00E12F2E" w:rsidDel="00E12F2E">
              <w:rPr>
                <w:rStyle w:val="Hyperlink"/>
                <w:noProof/>
              </w:rPr>
              <w:delText>Migratory, prefers large rivers.</w:delText>
            </w:r>
            <w:r w:rsidDel="00E12F2E">
              <w:rPr>
                <w:noProof/>
                <w:webHidden/>
              </w:rPr>
              <w:tab/>
              <w:delText>37</w:delText>
            </w:r>
          </w:del>
        </w:p>
        <w:p w14:paraId="1DC86A6B" w14:textId="33BF9700" w:rsidR="00A7724C" w:rsidDel="00E12F2E" w:rsidRDefault="00A7724C">
          <w:pPr>
            <w:pStyle w:val="TOC2"/>
            <w:tabs>
              <w:tab w:val="right" w:leader="dot" w:pos="9350"/>
            </w:tabs>
            <w:rPr>
              <w:del w:id="303" w:author="Rickey, Terry W (TJ) JR CIV USARMY CESAM (USA)" w:date="2026-01-14T12:27:00Z" w16du:dateUtc="2026-01-14T18:27:00Z"/>
              <w:rFonts w:eastAsiaTheme="minorEastAsia"/>
              <w:noProof/>
              <w:sz w:val="24"/>
              <w:szCs w:val="24"/>
            </w:rPr>
          </w:pPr>
          <w:del w:id="304" w:author="Rickey, Terry W (TJ) JR CIV USARMY CESAM (USA)" w:date="2026-01-14T12:27:00Z" w16du:dateUtc="2026-01-14T18:27:00Z">
            <w:r w:rsidRPr="00E12F2E" w:rsidDel="00E12F2E">
              <w:rPr>
                <w:rStyle w:val="Hyperlink"/>
                <w:noProof/>
              </w:rPr>
              <w:delText>Skipjack Herring</w:delText>
            </w:r>
            <w:r w:rsidDel="00E12F2E">
              <w:rPr>
                <w:noProof/>
                <w:webHidden/>
              </w:rPr>
              <w:tab/>
              <w:delText>37</w:delText>
            </w:r>
          </w:del>
        </w:p>
        <w:p w14:paraId="2CA74744" w14:textId="0C554454" w:rsidR="00A7724C" w:rsidDel="00E12F2E" w:rsidRDefault="00A7724C">
          <w:pPr>
            <w:pStyle w:val="TOC2"/>
            <w:tabs>
              <w:tab w:val="right" w:leader="dot" w:pos="9350"/>
            </w:tabs>
            <w:rPr>
              <w:del w:id="305" w:author="Rickey, Terry W (TJ) JR CIV USARMY CESAM (USA)" w:date="2026-01-14T12:27:00Z" w16du:dateUtc="2026-01-14T18:27:00Z"/>
              <w:rFonts w:eastAsiaTheme="minorEastAsia"/>
              <w:noProof/>
              <w:sz w:val="24"/>
              <w:szCs w:val="24"/>
            </w:rPr>
          </w:pPr>
          <w:del w:id="306"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2865BE9E" w14:textId="59508DAF" w:rsidR="00A7724C" w:rsidDel="00E12F2E" w:rsidRDefault="00A7724C">
          <w:pPr>
            <w:pStyle w:val="TOC2"/>
            <w:tabs>
              <w:tab w:val="right" w:leader="dot" w:pos="9350"/>
            </w:tabs>
            <w:rPr>
              <w:del w:id="307" w:author="Rickey, Terry W (TJ) JR CIV USARMY CESAM (USA)" w:date="2026-01-14T12:27:00Z" w16du:dateUtc="2026-01-14T18:27:00Z"/>
              <w:rFonts w:eastAsiaTheme="minorEastAsia"/>
              <w:noProof/>
              <w:sz w:val="24"/>
              <w:szCs w:val="24"/>
            </w:rPr>
          </w:pPr>
          <w:del w:id="308" w:author="Rickey, Terry W (TJ) JR CIV USARMY CESAM (USA)" w:date="2026-01-14T12:27:00Z" w16du:dateUtc="2026-01-14T18:27:00Z">
            <w:r w:rsidRPr="00E12F2E" w:rsidDel="00E12F2E">
              <w:rPr>
                <w:rStyle w:val="Hyperlink"/>
                <w:noProof/>
              </w:rPr>
              <w:delText>Highly migratory, open-water pelagic species.</w:delText>
            </w:r>
            <w:r w:rsidDel="00E12F2E">
              <w:rPr>
                <w:noProof/>
                <w:webHidden/>
              </w:rPr>
              <w:tab/>
              <w:delText>37</w:delText>
            </w:r>
          </w:del>
        </w:p>
        <w:p w14:paraId="624E6EBD" w14:textId="6B662855" w:rsidR="00A7724C" w:rsidDel="00E12F2E" w:rsidRDefault="00A7724C">
          <w:pPr>
            <w:pStyle w:val="TOC2"/>
            <w:tabs>
              <w:tab w:val="right" w:leader="dot" w:pos="9350"/>
            </w:tabs>
            <w:rPr>
              <w:del w:id="309" w:author="Rickey, Terry W (TJ) JR CIV USARMY CESAM (USA)" w:date="2026-01-14T12:27:00Z" w16du:dateUtc="2026-01-14T18:27:00Z"/>
              <w:rFonts w:eastAsiaTheme="minorEastAsia"/>
              <w:noProof/>
              <w:sz w:val="24"/>
              <w:szCs w:val="24"/>
            </w:rPr>
          </w:pPr>
          <w:del w:id="310" w:author="Rickey, Terry W (TJ) JR CIV USARMY CESAM (USA)" w:date="2026-01-14T12:27:00Z" w16du:dateUtc="2026-01-14T18:27:00Z">
            <w:r w:rsidRPr="00E12F2E" w:rsidDel="00E12F2E">
              <w:rPr>
                <w:rStyle w:val="Hyperlink"/>
                <w:noProof/>
              </w:rPr>
              <w:delText>Smallmouth Buffalo</w:delText>
            </w:r>
            <w:r w:rsidDel="00E12F2E">
              <w:rPr>
                <w:noProof/>
                <w:webHidden/>
              </w:rPr>
              <w:tab/>
              <w:delText>37</w:delText>
            </w:r>
          </w:del>
        </w:p>
        <w:p w14:paraId="75FB4377" w14:textId="202F1443" w:rsidR="00A7724C" w:rsidDel="00E12F2E" w:rsidRDefault="00A7724C">
          <w:pPr>
            <w:pStyle w:val="TOC2"/>
            <w:tabs>
              <w:tab w:val="right" w:leader="dot" w:pos="9350"/>
            </w:tabs>
            <w:rPr>
              <w:del w:id="311" w:author="Rickey, Terry W (TJ) JR CIV USARMY CESAM (USA)" w:date="2026-01-14T12:27:00Z" w16du:dateUtc="2026-01-14T18:27:00Z"/>
              <w:rFonts w:eastAsiaTheme="minorEastAsia"/>
              <w:noProof/>
              <w:sz w:val="24"/>
              <w:szCs w:val="24"/>
            </w:rPr>
          </w:pPr>
          <w:del w:id="312"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43582145" w14:textId="2474EC75" w:rsidR="00A7724C" w:rsidDel="00E12F2E" w:rsidRDefault="00A7724C">
          <w:pPr>
            <w:pStyle w:val="TOC2"/>
            <w:tabs>
              <w:tab w:val="right" w:leader="dot" w:pos="9350"/>
            </w:tabs>
            <w:rPr>
              <w:del w:id="313" w:author="Rickey, Terry W (TJ) JR CIV USARMY CESAM (USA)" w:date="2026-01-14T12:27:00Z" w16du:dateUtc="2026-01-14T18:27:00Z"/>
              <w:rFonts w:eastAsiaTheme="minorEastAsia"/>
              <w:noProof/>
              <w:sz w:val="24"/>
              <w:szCs w:val="24"/>
            </w:rPr>
          </w:pPr>
          <w:del w:id="314" w:author="Rickey, Terry W (TJ) JR CIV USARMY CESAM (USA)" w:date="2026-01-14T12:27:00Z" w16du:dateUtc="2026-01-14T18:27:00Z">
            <w:r w:rsidRPr="00E12F2E" w:rsidDel="00E12F2E">
              <w:rPr>
                <w:rStyle w:val="Hyperlink"/>
                <w:noProof/>
              </w:rPr>
              <w:delText>Large-river, migratory, key commercial species.</w:delText>
            </w:r>
            <w:r w:rsidDel="00E12F2E">
              <w:rPr>
                <w:noProof/>
                <w:webHidden/>
              </w:rPr>
              <w:tab/>
              <w:delText>37</w:delText>
            </w:r>
          </w:del>
        </w:p>
        <w:p w14:paraId="2701236B" w14:textId="56A64A93" w:rsidR="00A7724C" w:rsidDel="00E12F2E" w:rsidRDefault="00A7724C">
          <w:pPr>
            <w:pStyle w:val="TOC2"/>
            <w:tabs>
              <w:tab w:val="right" w:leader="dot" w:pos="9350"/>
            </w:tabs>
            <w:rPr>
              <w:del w:id="315" w:author="Rickey, Terry W (TJ) JR CIV USARMY CESAM (USA)" w:date="2026-01-14T12:27:00Z" w16du:dateUtc="2026-01-14T18:27:00Z"/>
              <w:rFonts w:eastAsiaTheme="minorEastAsia"/>
              <w:noProof/>
              <w:sz w:val="24"/>
              <w:szCs w:val="24"/>
            </w:rPr>
          </w:pPr>
          <w:del w:id="316" w:author="Rickey, Terry W (TJ) JR CIV USARMY CESAM (USA)" w:date="2026-01-14T12:27:00Z" w16du:dateUtc="2026-01-14T18:27:00Z">
            <w:r w:rsidRPr="00E12F2E" w:rsidDel="00E12F2E">
              <w:rPr>
                <w:rStyle w:val="Hyperlink"/>
                <w:noProof/>
              </w:rPr>
              <w:delText>Southern Walleye</w:delText>
            </w:r>
            <w:r w:rsidDel="00E12F2E">
              <w:rPr>
                <w:noProof/>
                <w:webHidden/>
              </w:rPr>
              <w:tab/>
              <w:delText>37</w:delText>
            </w:r>
          </w:del>
        </w:p>
        <w:p w14:paraId="71B8810E" w14:textId="4FB253BE" w:rsidR="00A7724C" w:rsidDel="00E12F2E" w:rsidRDefault="00A7724C">
          <w:pPr>
            <w:pStyle w:val="TOC2"/>
            <w:tabs>
              <w:tab w:val="right" w:leader="dot" w:pos="9350"/>
            </w:tabs>
            <w:rPr>
              <w:del w:id="317" w:author="Rickey, Terry W (TJ) JR CIV USARMY CESAM (USA)" w:date="2026-01-14T12:27:00Z" w16du:dateUtc="2026-01-14T18:27:00Z"/>
              <w:rFonts w:eastAsiaTheme="minorEastAsia"/>
              <w:noProof/>
              <w:sz w:val="24"/>
              <w:szCs w:val="24"/>
            </w:rPr>
          </w:pPr>
          <w:del w:id="318"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4E3BF756" w14:textId="6FA86E7C" w:rsidR="00A7724C" w:rsidDel="00E12F2E" w:rsidRDefault="00A7724C">
          <w:pPr>
            <w:pStyle w:val="TOC2"/>
            <w:tabs>
              <w:tab w:val="right" w:leader="dot" w:pos="9350"/>
            </w:tabs>
            <w:rPr>
              <w:del w:id="319" w:author="Rickey, Terry W (TJ) JR CIV USARMY CESAM (USA)" w:date="2026-01-14T12:27:00Z" w16du:dateUtc="2026-01-14T18:27:00Z"/>
              <w:rFonts w:eastAsiaTheme="minorEastAsia"/>
              <w:noProof/>
              <w:sz w:val="24"/>
              <w:szCs w:val="24"/>
            </w:rPr>
          </w:pPr>
          <w:del w:id="320" w:author="Rickey, Terry W (TJ) JR CIV USARMY CESAM (USA)" w:date="2026-01-14T12:27:00Z" w16du:dateUtc="2026-01-14T18:27:00Z">
            <w:r w:rsidRPr="00E12F2E" w:rsidDel="00E12F2E">
              <w:rPr>
                <w:rStyle w:val="Hyperlink"/>
                <w:noProof/>
              </w:rPr>
              <w:lastRenderedPageBreak/>
              <w:delText>Extremely rare, requires cool, flowing water.</w:delText>
            </w:r>
            <w:r w:rsidDel="00E12F2E">
              <w:rPr>
                <w:noProof/>
                <w:webHidden/>
              </w:rPr>
              <w:tab/>
              <w:delText>37</w:delText>
            </w:r>
          </w:del>
        </w:p>
        <w:p w14:paraId="6D8C84D1" w14:textId="5A8B0CEE" w:rsidR="00A7724C" w:rsidDel="00E12F2E" w:rsidRDefault="00A7724C">
          <w:pPr>
            <w:pStyle w:val="TOC2"/>
            <w:tabs>
              <w:tab w:val="right" w:leader="dot" w:pos="9350"/>
            </w:tabs>
            <w:rPr>
              <w:del w:id="321" w:author="Rickey, Terry W (TJ) JR CIV USARMY CESAM (USA)" w:date="2026-01-14T12:27:00Z" w16du:dateUtc="2026-01-14T18:27:00Z"/>
              <w:rFonts w:eastAsiaTheme="minorEastAsia"/>
              <w:noProof/>
              <w:sz w:val="24"/>
              <w:szCs w:val="24"/>
            </w:rPr>
          </w:pPr>
          <w:del w:id="322" w:author="Rickey, Terry W (TJ) JR CIV USARMY CESAM (USA)" w:date="2026-01-14T12:27:00Z" w16du:dateUtc="2026-01-14T18:27:00Z">
            <w:r w:rsidRPr="00E12F2E" w:rsidDel="00E12F2E">
              <w:rPr>
                <w:rStyle w:val="Hyperlink"/>
                <w:noProof/>
              </w:rPr>
              <w:delText>Striped Bass</w:delText>
            </w:r>
            <w:r w:rsidDel="00E12F2E">
              <w:rPr>
                <w:noProof/>
                <w:webHidden/>
              </w:rPr>
              <w:tab/>
              <w:delText>37</w:delText>
            </w:r>
          </w:del>
        </w:p>
        <w:p w14:paraId="42D03951" w14:textId="1893E0B3" w:rsidR="00A7724C" w:rsidDel="00E12F2E" w:rsidRDefault="00A7724C">
          <w:pPr>
            <w:pStyle w:val="TOC2"/>
            <w:tabs>
              <w:tab w:val="right" w:leader="dot" w:pos="9350"/>
            </w:tabs>
            <w:rPr>
              <w:del w:id="323" w:author="Rickey, Terry W (TJ) JR CIV USARMY CESAM (USA)" w:date="2026-01-14T12:27:00Z" w16du:dateUtc="2026-01-14T18:27:00Z"/>
              <w:rFonts w:eastAsiaTheme="minorEastAsia"/>
              <w:noProof/>
              <w:sz w:val="24"/>
              <w:szCs w:val="24"/>
            </w:rPr>
          </w:pPr>
          <w:del w:id="324"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4933A7C6" w14:textId="53EDA8BB" w:rsidR="00A7724C" w:rsidDel="00E12F2E" w:rsidRDefault="00A7724C">
          <w:pPr>
            <w:pStyle w:val="TOC2"/>
            <w:tabs>
              <w:tab w:val="right" w:leader="dot" w:pos="9350"/>
            </w:tabs>
            <w:rPr>
              <w:del w:id="325" w:author="Rickey, Terry W (TJ) JR CIV USARMY CESAM (USA)" w:date="2026-01-14T12:27:00Z" w16du:dateUtc="2026-01-14T18:27:00Z"/>
              <w:rFonts w:eastAsiaTheme="minorEastAsia"/>
              <w:noProof/>
              <w:sz w:val="24"/>
              <w:szCs w:val="24"/>
            </w:rPr>
          </w:pPr>
          <w:del w:id="326" w:author="Rickey, Terry W (TJ) JR CIV USARMY CESAM (USA)" w:date="2026-01-14T12:27:00Z" w16du:dateUtc="2026-01-14T18:27:00Z">
            <w:r w:rsidRPr="00E12F2E" w:rsidDel="00E12F2E">
              <w:rPr>
                <w:rStyle w:val="Hyperlink"/>
                <w:noProof/>
              </w:rPr>
              <w:delText>Anadromous/potamodromous, highly migratory.</w:delText>
            </w:r>
            <w:r w:rsidDel="00E12F2E">
              <w:rPr>
                <w:noProof/>
                <w:webHidden/>
              </w:rPr>
              <w:tab/>
              <w:delText>37</w:delText>
            </w:r>
          </w:del>
        </w:p>
        <w:p w14:paraId="5DB83E7B" w14:textId="073FF087" w:rsidR="00A7724C" w:rsidDel="00E12F2E" w:rsidRDefault="00A7724C">
          <w:pPr>
            <w:pStyle w:val="TOC2"/>
            <w:tabs>
              <w:tab w:val="right" w:leader="dot" w:pos="9350"/>
            </w:tabs>
            <w:rPr>
              <w:del w:id="327" w:author="Rickey, Terry W (TJ) JR CIV USARMY CESAM (USA)" w:date="2026-01-14T12:27:00Z" w16du:dateUtc="2026-01-14T18:27:00Z"/>
              <w:rFonts w:eastAsiaTheme="minorEastAsia"/>
              <w:noProof/>
              <w:sz w:val="24"/>
              <w:szCs w:val="24"/>
            </w:rPr>
          </w:pPr>
          <w:del w:id="328" w:author="Rickey, Terry W (TJ) JR CIV USARMY CESAM (USA)" w:date="2026-01-14T12:27:00Z" w16du:dateUtc="2026-01-14T18:27:00Z">
            <w:r w:rsidRPr="00E12F2E" w:rsidDel="00E12F2E">
              <w:rPr>
                <w:rStyle w:val="Hyperlink"/>
                <w:noProof/>
              </w:rPr>
              <w:delText>White Bass</w:delText>
            </w:r>
            <w:r w:rsidDel="00E12F2E">
              <w:rPr>
                <w:noProof/>
                <w:webHidden/>
              </w:rPr>
              <w:tab/>
              <w:delText>37</w:delText>
            </w:r>
          </w:del>
        </w:p>
        <w:p w14:paraId="0041CF93" w14:textId="76E6519A" w:rsidR="00A7724C" w:rsidDel="00E12F2E" w:rsidRDefault="00A7724C">
          <w:pPr>
            <w:pStyle w:val="TOC2"/>
            <w:tabs>
              <w:tab w:val="right" w:leader="dot" w:pos="9350"/>
            </w:tabs>
            <w:rPr>
              <w:del w:id="329" w:author="Rickey, Terry W (TJ) JR CIV USARMY CESAM (USA)" w:date="2026-01-14T12:27:00Z" w16du:dateUtc="2026-01-14T18:27:00Z"/>
              <w:rFonts w:eastAsiaTheme="minorEastAsia"/>
              <w:noProof/>
              <w:sz w:val="24"/>
              <w:szCs w:val="24"/>
            </w:rPr>
          </w:pPr>
          <w:del w:id="330"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77C4FA8A" w14:textId="3088CB49" w:rsidR="00A7724C" w:rsidDel="00E12F2E" w:rsidRDefault="00A7724C">
          <w:pPr>
            <w:pStyle w:val="TOC2"/>
            <w:tabs>
              <w:tab w:val="right" w:leader="dot" w:pos="9350"/>
            </w:tabs>
            <w:rPr>
              <w:del w:id="331" w:author="Rickey, Terry W (TJ) JR CIV USARMY CESAM (USA)" w:date="2026-01-14T12:27:00Z" w16du:dateUtc="2026-01-14T18:27:00Z"/>
              <w:rFonts w:eastAsiaTheme="minorEastAsia"/>
              <w:noProof/>
              <w:sz w:val="24"/>
              <w:szCs w:val="24"/>
            </w:rPr>
          </w:pPr>
          <w:del w:id="332" w:author="Rickey, Terry W (TJ) JR CIV USARMY CESAM (USA)" w:date="2026-01-14T12:27:00Z" w16du:dateUtc="2026-01-14T18:27:00Z">
            <w:r w:rsidRPr="00E12F2E" w:rsidDel="00E12F2E">
              <w:rPr>
                <w:rStyle w:val="Hyperlink"/>
                <w:noProof/>
              </w:rPr>
              <w:delText>Known for long-distance spring spawning runs.</w:delText>
            </w:r>
            <w:r w:rsidDel="00E12F2E">
              <w:rPr>
                <w:noProof/>
                <w:webHidden/>
              </w:rPr>
              <w:tab/>
              <w:delText>37</w:delText>
            </w:r>
          </w:del>
        </w:p>
        <w:p w14:paraId="5ACC6C8E" w14:textId="03F30D3D" w:rsidR="00A7724C" w:rsidDel="00E12F2E" w:rsidRDefault="00A7724C">
          <w:pPr>
            <w:pStyle w:val="TOC2"/>
            <w:tabs>
              <w:tab w:val="right" w:leader="dot" w:pos="9350"/>
            </w:tabs>
            <w:rPr>
              <w:del w:id="333" w:author="Rickey, Terry W (TJ) JR CIV USARMY CESAM (USA)" w:date="2026-01-14T12:27:00Z" w16du:dateUtc="2026-01-14T18:27:00Z"/>
              <w:rFonts w:eastAsiaTheme="minorEastAsia"/>
              <w:noProof/>
              <w:sz w:val="24"/>
              <w:szCs w:val="24"/>
            </w:rPr>
          </w:pPr>
          <w:del w:id="334" w:author="Rickey, Terry W (TJ) JR CIV USARMY CESAM (USA)" w:date="2026-01-14T12:27:00Z" w16du:dateUtc="2026-01-14T18:27:00Z">
            <w:r w:rsidRPr="00E12F2E" w:rsidDel="00E12F2E">
              <w:rPr>
                <w:rStyle w:val="Hyperlink"/>
                <w:noProof/>
              </w:rPr>
              <w:delText>Wiper Bass</w:delText>
            </w:r>
            <w:r w:rsidDel="00E12F2E">
              <w:rPr>
                <w:noProof/>
                <w:webHidden/>
              </w:rPr>
              <w:tab/>
              <w:delText>37</w:delText>
            </w:r>
          </w:del>
        </w:p>
        <w:p w14:paraId="6F6D6584" w14:textId="54DFA27E" w:rsidR="00A7724C" w:rsidDel="00E12F2E" w:rsidRDefault="00A7724C">
          <w:pPr>
            <w:pStyle w:val="TOC2"/>
            <w:tabs>
              <w:tab w:val="right" w:leader="dot" w:pos="9350"/>
            </w:tabs>
            <w:rPr>
              <w:del w:id="335" w:author="Rickey, Terry W (TJ) JR CIV USARMY CESAM (USA)" w:date="2026-01-14T12:27:00Z" w16du:dateUtc="2026-01-14T18:27:00Z"/>
              <w:rFonts w:eastAsiaTheme="minorEastAsia"/>
              <w:noProof/>
              <w:sz w:val="24"/>
              <w:szCs w:val="24"/>
            </w:rPr>
          </w:pPr>
          <w:del w:id="336" w:author="Rickey, Terry W (TJ) JR CIV USARMY CESAM (USA)" w:date="2026-01-14T12:27:00Z" w16du:dateUtc="2026-01-14T18:27:00Z">
            <w:r w:rsidRPr="00E12F2E" w:rsidDel="00E12F2E">
              <w:rPr>
                <w:rStyle w:val="Hyperlink"/>
                <w:noProof/>
              </w:rPr>
              <w:delText>A. Fluvial Specialist</w:delText>
            </w:r>
            <w:r w:rsidDel="00E12F2E">
              <w:rPr>
                <w:noProof/>
                <w:webHidden/>
              </w:rPr>
              <w:tab/>
              <w:delText>37</w:delText>
            </w:r>
          </w:del>
        </w:p>
        <w:p w14:paraId="52DC624D" w14:textId="3D66E3CA" w:rsidR="00A7724C" w:rsidDel="00E12F2E" w:rsidRDefault="00A7724C">
          <w:pPr>
            <w:pStyle w:val="TOC2"/>
            <w:tabs>
              <w:tab w:val="right" w:leader="dot" w:pos="9350"/>
            </w:tabs>
            <w:rPr>
              <w:del w:id="337" w:author="Rickey, Terry W (TJ) JR CIV USARMY CESAM (USA)" w:date="2026-01-14T12:27:00Z" w16du:dateUtc="2026-01-14T18:27:00Z"/>
              <w:rFonts w:eastAsiaTheme="minorEastAsia"/>
              <w:noProof/>
              <w:sz w:val="24"/>
              <w:szCs w:val="24"/>
            </w:rPr>
          </w:pPr>
          <w:del w:id="338" w:author="Rickey, Terry W (TJ) JR CIV USARMY CESAM (USA)" w:date="2026-01-14T12:27:00Z" w16du:dateUtc="2026-01-14T18:27:00Z">
            <w:r w:rsidRPr="00E12F2E" w:rsidDel="00E12F2E">
              <w:rPr>
                <w:rStyle w:val="Hyperlink"/>
                <w:noProof/>
              </w:rPr>
              <w:delText>Hybrid, but functionally a large, migratory predator.</w:delText>
            </w:r>
            <w:r w:rsidDel="00E12F2E">
              <w:rPr>
                <w:noProof/>
                <w:webHidden/>
              </w:rPr>
              <w:tab/>
              <w:delText>37</w:delText>
            </w:r>
          </w:del>
        </w:p>
        <w:p w14:paraId="6BB40CCC" w14:textId="48B4FE8D" w:rsidR="00A7724C" w:rsidDel="00E12F2E" w:rsidRDefault="00A7724C">
          <w:pPr>
            <w:pStyle w:val="TOC2"/>
            <w:tabs>
              <w:tab w:val="right" w:leader="dot" w:pos="9350"/>
            </w:tabs>
            <w:rPr>
              <w:del w:id="339" w:author="Rickey, Terry W (TJ) JR CIV USARMY CESAM (USA)" w:date="2026-01-14T12:27:00Z" w16du:dateUtc="2026-01-14T18:27:00Z"/>
              <w:rFonts w:eastAsiaTheme="minorEastAsia"/>
              <w:noProof/>
              <w:sz w:val="24"/>
              <w:szCs w:val="24"/>
            </w:rPr>
          </w:pPr>
          <w:del w:id="340" w:author="Rickey, Terry W (TJ) JR CIV USARMY CESAM (USA)" w:date="2026-01-14T12:27:00Z" w16du:dateUtc="2026-01-14T18:27:00Z">
            <w:r w:rsidRPr="00E12F2E" w:rsidDel="00E12F2E">
              <w:rPr>
                <w:rStyle w:val="Hyperlink"/>
                <w:noProof/>
              </w:rPr>
              <w:delText>--- Resident Predators (Sport Fish &amp; Other) ---</w:delText>
            </w:r>
            <w:r w:rsidDel="00E12F2E">
              <w:rPr>
                <w:noProof/>
                <w:webHidden/>
              </w:rPr>
              <w:tab/>
              <w:delText>37</w:delText>
            </w:r>
          </w:del>
        </w:p>
        <w:p w14:paraId="755BCC5E" w14:textId="0AE872D7" w:rsidR="00A7724C" w:rsidDel="00E12F2E" w:rsidRDefault="00A7724C">
          <w:pPr>
            <w:pStyle w:val="TOC2"/>
            <w:tabs>
              <w:tab w:val="right" w:leader="dot" w:pos="9350"/>
            </w:tabs>
            <w:rPr>
              <w:del w:id="341" w:author="Rickey, Terry W (TJ) JR CIV USARMY CESAM (USA)" w:date="2026-01-14T12:27:00Z" w16du:dateUtc="2026-01-14T18:27:00Z"/>
              <w:rFonts w:eastAsiaTheme="minorEastAsia"/>
              <w:noProof/>
              <w:sz w:val="24"/>
              <w:szCs w:val="24"/>
            </w:rPr>
          </w:pPr>
          <w:del w:id="342" w:author="Rickey, Terry W (TJ) JR CIV USARMY CESAM (USA)" w:date="2026-01-14T12:27:00Z" w16du:dateUtc="2026-01-14T18:27:00Z">
            <w:r w:rsidRPr="00E12F2E" w:rsidDel="00E12F2E">
              <w:rPr>
                <w:rStyle w:val="Hyperlink"/>
                <w:noProof/>
              </w:rPr>
              <w:delText>Alabama Bass</w:delText>
            </w:r>
            <w:r w:rsidDel="00E12F2E">
              <w:rPr>
                <w:noProof/>
                <w:webHidden/>
              </w:rPr>
              <w:tab/>
              <w:delText>38</w:delText>
            </w:r>
          </w:del>
        </w:p>
        <w:p w14:paraId="5DBC1F78" w14:textId="2605AFAB" w:rsidR="00A7724C" w:rsidDel="00E12F2E" w:rsidRDefault="00A7724C">
          <w:pPr>
            <w:pStyle w:val="TOC2"/>
            <w:tabs>
              <w:tab w:val="right" w:leader="dot" w:pos="9350"/>
            </w:tabs>
            <w:rPr>
              <w:del w:id="343" w:author="Rickey, Terry W (TJ) JR CIV USARMY CESAM (USA)" w:date="2026-01-14T12:27:00Z" w16du:dateUtc="2026-01-14T18:27:00Z"/>
              <w:rFonts w:eastAsiaTheme="minorEastAsia"/>
              <w:noProof/>
              <w:sz w:val="24"/>
              <w:szCs w:val="24"/>
            </w:rPr>
          </w:pPr>
          <w:del w:id="344"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15101909" w14:textId="5BA3A487" w:rsidR="00A7724C" w:rsidDel="00E12F2E" w:rsidRDefault="00A7724C">
          <w:pPr>
            <w:pStyle w:val="TOC2"/>
            <w:tabs>
              <w:tab w:val="right" w:leader="dot" w:pos="9350"/>
            </w:tabs>
            <w:rPr>
              <w:del w:id="345" w:author="Rickey, Terry W (TJ) JR CIV USARMY CESAM (USA)" w:date="2026-01-14T12:27:00Z" w16du:dateUtc="2026-01-14T18:27:00Z"/>
              <w:rFonts w:eastAsiaTheme="minorEastAsia"/>
              <w:noProof/>
              <w:sz w:val="24"/>
              <w:szCs w:val="24"/>
            </w:rPr>
          </w:pPr>
          <w:del w:id="346" w:author="Rickey, Terry W (TJ) JR CIV USARMY CESAM (USA)" w:date="2026-01-14T12:27:00Z" w16du:dateUtc="2026-01-14T18:27:00Z">
            <w:r w:rsidRPr="00E12F2E" w:rsidDel="00E12F2E">
              <w:rPr>
                <w:rStyle w:val="Hyperlink"/>
                <w:noProof/>
              </w:rPr>
              <w:delText>Key sport fish, structure-oriented.</w:delText>
            </w:r>
            <w:r w:rsidDel="00E12F2E">
              <w:rPr>
                <w:noProof/>
                <w:webHidden/>
              </w:rPr>
              <w:tab/>
              <w:delText>38</w:delText>
            </w:r>
          </w:del>
        </w:p>
        <w:p w14:paraId="259D2AF7" w14:textId="6143F1C8" w:rsidR="00A7724C" w:rsidDel="00E12F2E" w:rsidRDefault="00A7724C">
          <w:pPr>
            <w:pStyle w:val="TOC2"/>
            <w:tabs>
              <w:tab w:val="right" w:leader="dot" w:pos="9350"/>
            </w:tabs>
            <w:rPr>
              <w:del w:id="347" w:author="Rickey, Terry W (TJ) JR CIV USARMY CESAM (USA)" w:date="2026-01-14T12:27:00Z" w16du:dateUtc="2026-01-14T18:27:00Z"/>
              <w:rFonts w:eastAsiaTheme="minorEastAsia"/>
              <w:noProof/>
              <w:sz w:val="24"/>
              <w:szCs w:val="24"/>
            </w:rPr>
          </w:pPr>
          <w:del w:id="348" w:author="Rickey, Terry W (TJ) JR CIV USARMY CESAM (USA)" w:date="2026-01-14T12:27:00Z" w16du:dateUtc="2026-01-14T18:27:00Z">
            <w:r w:rsidRPr="00E12F2E" w:rsidDel="00E12F2E">
              <w:rPr>
                <w:rStyle w:val="Hyperlink"/>
                <w:noProof/>
              </w:rPr>
              <w:delText>Black Crappie</w:delText>
            </w:r>
            <w:r w:rsidDel="00E12F2E">
              <w:rPr>
                <w:noProof/>
                <w:webHidden/>
              </w:rPr>
              <w:tab/>
              <w:delText>38</w:delText>
            </w:r>
          </w:del>
        </w:p>
        <w:p w14:paraId="1985FE27" w14:textId="5C1D2B0D" w:rsidR="00A7724C" w:rsidDel="00E12F2E" w:rsidRDefault="00A7724C">
          <w:pPr>
            <w:pStyle w:val="TOC2"/>
            <w:tabs>
              <w:tab w:val="right" w:leader="dot" w:pos="9350"/>
            </w:tabs>
            <w:rPr>
              <w:del w:id="349" w:author="Rickey, Terry W (TJ) JR CIV USARMY CESAM (USA)" w:date="2026-01-14T12:27:00Z" w16du:dateUtc="2026-01-14T18:27:00Z"/>
              <w:rFonts w:eastAsiaTheme="minorEastAsia"/>
              <w:noProof/>
              <w:sz w:val="24"/>
              <w:szCs w:val="24"/>
            </w:rPr>
          </w:pPr>
          <w:del w:id="350"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4473EF64" w14:textId="31B53F3D" w:rsidR="00A7724C" w:rsidDel="00E12F2E" w:rsidRDefault="00A7724C">
          <w:pPr>
            <w:pStyle w:val="TOC2"/>
            <w:tabs>
              <w:tab w:val="right" w:leader="dot" w:pos="9350"/>
            </w:tabs>
            <w:rPr>
              <w:del w:id="351" w:author="Rickey, Terry W (TJ) JR CIV USARMY CESAM (USA)" w:date="2026-01-14T12:27:00Z" w16du:dateUtc="2026-01-14T18:27:00Z"/>
              <w:rFonts w:eastAsiaTheme="minorEastAsia"/>
              <w:noProof/>
              <w:sz w:val="24"/>
              <w:szCs w:val="24"/>
            </w:rPr>
          </w:pPr>
          <w:del w:id="352" w:author="Rickey, Terry W (TJ) JR CIV USARMY CESAM (USA)" w:date="2026-01-14T12:27:00Z" w16du:dateUtc="2026-01-14T18:27:00Z">
            <w:r w:rsidRPr="00E12F2E" w:rsidDel="00E12F2E">
              <w:rPr>
                <w:rStyle w:val="Hyperlink"/>
                <w:noProof/>
              </w:rPr>
              <w:delText>Sport fish, prefers slower water/structure.</w:delText>
            </w:r>
            <w:r w:rsidDel="00E12F2E">
              <w:rPr>
                <w:noProof/>
                <w:webHidden/>
              </w:rPr>
              <w:tab/>
              <w:delText>38</w:delText>
            </w:r>
          </w:del>
        </w:p>
        <w:p w14:paraId="2EB3A546" w14:textId="63F7AE5B" w:rsidR="00A7724C" w:rsidDel="00E12F2E" w:rsidRDefault="00A7724C">
          <w:pPr>
            <w:pStyle w:val="TOC2"/>
            <w:tabs>
              <w:tab w:val="right" w:leader="dot" w:pos="9350"/>
            </w:tabs>
            <w:rPr>
              <w:del w:id="353" w:author="Rickey, Terry W (TJ) JR CIV USARMY CESAM (USA)" w:date="2026-01-14T12:27:00Z" w16du:dateUtc="2026-01-14T18:27:00Z"/>
              <w:rFonts w:eastAsiaTheme="minorEastAsia"/>
              <w:noProof/>
              <w:sz w:val="24"/>
              <w:szCs w:val="24"/>
            </w:rPr>
          </w:pPr>
          <w:del w:id="354" w:author="Rickey, Terry W (TJ) JR CIV USARMY CESAM (USA)" w:date="2026-01-14T12:27:00Z" w16du:dateUtc="2026-01-14T18:27:00Z">
            <w:r w:rsidRPr="00E12F2E" w:rsidDel="00E12F2E">
              <w:rPr>
                <w:rStyle w:val="Hyperlink"/>
                <w:noProof/>
              </w:rPr>
              <w:delText>Blue Catfish</w:delText>
            </w:r>
            <w:r w:rsidDel="00E12F2E">
              <w:rPr>
                <w:noProof/>
                <w:webHidden/>
              </w:rPr>
              <w:tab/>
              <w:delText>38</w:delText>
            </w:r>
          </w:del>
        </w:p>
        <w:p w14:paraId="3CD82F05" w14:textId="5A8BDF91" w:rsidR="00A7724C" w:rsidDel="00E12F2E" w:rsidRDefault="00A7724C">
          <w:pPr>
            <w:pStyle w:val="TOC2"/>
            <w:tabs>
              <w:tab w:val="right" w:leader="dot" w:pos="9350"/>
            </w:tabs>
            <w:rPr>
              <w:del w:id="355" w:author="Rickey, Terry W (TJ) JR CIV USARMY CESAM (USA)" w:date="2026-01-14T12:27:00Z" w16du:dateUtc="2026-01-14T18:27:00Z"/>
              <w:rFonts w:eastAsiaTheme="minorEastAsia"/>
              <w:noProof/>
              <w:sz w:val="24"/>
              <w:szCs w:val="24"/>
            </w:rPr>
          </w:pPr>
          <w:del w:id="356"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4C909C52" w14:textId="793DB544" w:rsidR="00A7724C" w:rsidDel="00E12F2E" w:rsidRDefault="00A7724C">
          <w:pPr>
            <w:pStyle w:val="TOC2"/>
            <w:tabs>
              <w:tab w:val="right" w:leader="dot" w:pos="9350"/>
            </w:tabs>
            <w:rPr>
              <w:del w:id="357" w:author="Rickey, Terry W (TJ) JR CIV USARMY CESAM (USA)" w:date="2026-01-14T12:27:00Z" w16du:dateUtc="2026-01-14T18:27:00Z"/>
              <w:rFonts w:eastAsiaTheme="minorEastAsia"/>
              <w:noProof/>
              <w:sz w:val="24"/>
              <w:szCs w:val="24"/>
            </w:rPr>
          </w:pPr>
          <w:del w:id="358" w:author="Rickey, Terry W (TJ) JR CIV USARMY CESAM (USA)" w:date="2026-01-14T12:27:00Z" w16du:dateUtc="2026-01-14T18:27:00Z">
            <w:r w:rsidRPr="00E12F2E" w:rsidDel="00E12F2E">
              <w:rPr>
                <w:rStyle w:val="Hyperlink"/>
                <w:noProof/>
              </w:rPr>
              <w:delText>Large-river predator, but more generalist than specialists.</w:delText>
            </w:r>
            <w:r w:rsidDel="00E12F2E">
              <w:rPr>
                <w:noProof/>
                <w:webHidden/>
              </w:rPr>
              <w:tab/>
              <w:delText>38</w:delText>
            </w:r>
          </w:del>
        </w:p>
        <w:p w14:paraId="62C9D6E5" w14:textId="11F53776" w:rsidR="00A7724C" w:rsidDel="00E12F2E" w:rsidRDefault="00A7724C">
          <w:pPr>
            <w:pStyle w:val="TOC2"/>
            <w:tabs>
              <w:tab w:val="right" w:leader="dot" w:pos="9350"/>
            </w:tabs>
            <w:rPr>
              <w:del w:id="359" w:author="Rickey, Terry W (TJ) JR CIV USARMY CESAM (USA)" w:date="2026-01-14T12:27:00Z" w16du:dateUtc="2026-01-14T18:27:00Z"/>
              <w:rFonts w:eastAsiaTheme="minorEastAsia"/>
              <w:noProof/>
              <w:sz w:val="24"/>
              <w:szCs w:val="24"/>
            </w:rPr>
          </w:pPr>
          <w:del w:id="360" w:author="Rickey, Terry W (TJ) JR CIV USARMY CESAM (USA)" w:date="2026-01-14T12:27:00Z" w16du:dateUtc="2026-01-14T18:27:00Z">
            <w:r w:rsidRPr="00E12F2E" w:rsidDel="00E12F2E">
              <w:rPr>
                <w:rStyle w:val="Hyperlink"/>
                <w:noProof/>
              </w:rPr>
              <w:delText>Bluegill</w:delText>
            </w:r>
            <w:r w:rsidDel="00E12F2E">
              <w:rPr>
                <w:noProof/>
                <w:webHidden/>
              </w:rPr>
              <w:tab/>
              <w:delText>38</w:delText>
            </w:r>
          </w:del>
        </w:p>
        <w:p w14:paraId="7445F89D" w14:textId="6EC2A1AC" w:rsidR="00A7724C" w:rsidDel="00E12F2E" w:rsidRDefault="00A7724C">
          <w:pPr>
            <w:pStyle w:val="TOC2"/>
            <w:tabs>
              <w:tab w:val="right" w:leader="dot" w:pos="9350"/>
            </w:tabs>
            <w:rPr>
              <w:del w:id="361" w:author="Rickey, Terry W (TJ) JR CIV USARMY CESAM (USA)" w:date="2026-01-14T12:27:00Z" w16du:dateUtc="2026-01-14T18:27:00Z"/>
              <w:rFonts w:eastAsiaTheme="minorEastAsia"/>
              <w:noProof/>
              <w:sz w:val="24"/>
              <w:szCs w:val="24"/>
            </w:rPr>
          </w:pPr>
          <w:del w:id="362"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3B5F8EAE" w14:textId="5349F1E6" w:rsidR="00A7724C" w:rsidDel="00E12F2E" w:rsidRDefault="00A7724C">
          <w:pPr>
            <w:pStyle w:val="TOC2"/>
            <w:tabs>
              <w:tab w:val="right" w:leader="dot" w:pos="9350"/>
            </w:tabs>
            <w:rPr>
              <w:del w:id="363" w:author="Rickey, Terry W (TJ) JR CIV USARMY CESAM (USA)" w:date="2026-01-14T12:27:00Z" w16du:dateUtc="2026-01-14T18:27:00Z"/>
              <w:rFonts w:eastAsiaTheme="minorEastAsia"/>
              <w:noProof/>
              <w:sz w:val="24"/>
              <w:szCs w:val="24"/>
            </w:rPr>
          </w:pPr>
          <w:del w:id="364" w:author="Rickey, Terry W (TJ) JR CIV USARMY CESAM (USA)" w:date="2026-01-14T12:27:00Z" w16du:dateUtc="2026-01-14T18:27:00Z">
            <w:r w:rsidRPr="00E12F2E" w:rsidDel="00E12F2E">
              <w:rPr>
                <w:rStyle w:val="Hyperlink"/>
                <w:noProof/>
              </w:rPr>
              <w:delText>Ubiquitous sport fish, littoral/structure-oriented.</w:delText>
            </w:r>
            <w:r w:rsidDel="00E12F2E">
              <w:rPr>
                <w:noProof/>
                <w:webHidden/>
              </w:rPr>
              <w:tab/>
              <w:delText>38</w:delText>
            </w:r>
          </w:del>
        </w:p>
        <w:p w14:paraId="5BF17590" w14:textId="31D54762" w:rsidR="00A7724C" w:rsidDel="00E12F2E" w:rsidRDefault="00A7724C">
          <w:pPr>
            <w:pStyle w:val="TOC2"/>
            <w:tabs>
              <w:tab w:val="right" w:leader="dot" w:pos="9350"/>
            </w:tabs>
            <w:rPr>
              <w:del w:id="365" w:author="Rickey, Terry W (TJ) JR CIV USARMY CESAM (USA)" w:date="2026-01-14T12:27:00Z" w16du:dateUtc="2026-01-14T18:27:00Z"/>
              <w:rFonts w:eastAsiaTheme="minorEastAsia"/>
              <w:noProof/>
              <w:sz w:val="24"/>
              <w:szCs w:val="24"/>
            </w:rPr>
          </w:pPr>
          <w:del w:id="366" w:author="Rickey, Terry W (TJ) JR CIV USARMY CESAM (USA)" w:date="2026-01-14T12:27:00Z" w16du:dateUtc="2026-01-14T18:27:00Z">
            <w:r w:rsidRPr="00E12F2E" w:rsidDel="00E12F2E">
              <w:rPr>
                <w:rStyle w:val="Hyperlink"/>
                <w:noProof/>
              </w:rPr>
              <w:delText>Bowfin</w:delText>
            </w:r>
            <w:r w:rsidDel="00E12F2E">
              <w:rPr>
                <w:noProof/>
                <w:webHidden/>
              </w:rPr>
              <w:tab/>
              <w:delText>38</w:delText>
            </w:r>
          </w:del>
        </w:p>
        <w:p w14:paraId="5937F2AC" w14:textId="22B5EAA6" w:rsidR="00A7724C" w:rsidDel="00E12F2E" w:rsidRDefault="00A7724C">
          <w:pPr>
            <w:pStyle w:val="TOC2"/>
            <w:tabs>
              <w:tab w:val="right" w:leader="dot" w:pos="9350"/>
            </w:tabs>
            <w:rPr>
              <w:del w:id="367" w:author="Rickey, Terry W (TJ) JR CIV USARMY CESAM (USA)" w:date="2026-01-14T12:27:00Z" w16du:dateUtc="2026-01-14T18:27:00Z"/>
              <w:rFonts w:eastAsiaTheme="minorEastAsia"/>
              <w:noProof/>
              <w:sz w:val="24"/>
              <w:szCs w:val="24"/>
            </w:rPr>
          </w:pPr>
          <w:del w:id="368"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526596C3" w14:textId="4EAD74FF" w:rsidR="00A7724C" w:rsidDel="00E12F2E" w:rsidRDefault="00A7724C">
          <w:pPr>
            <w:pStyle w:val="TOC2"/>
            <w:tabs>
              <w:tab w:val="right" w:leader="dot" w:pos="9350"/>
            </w:tabs>
            <w:rPr>
              <w:del w:id="369" w:author="Rickey, Terry W (TJ) JR CIV USARMY CESAM (USA)" w:date="2026-01-14T12:27:00Z" w16du:dateUtc="2026-01-14T18:27:00Z"/>
              <w:rFonts w:eastAsiaTheme="minorEastAsia"/>
              <w:noProof/>
              <w:sz w:val="24"/>
              <w:szCs w:val="24"/>
            </w:rPr>
          </w:pPr>
          <w:del w:id="370" w:author="Rickey, Terry W (TJ) JR CIV USARMY CESAM (USA)" w:date="2026-01-14T12:27:00Z" w16du:dateUtc="2026-01-14T18:27:00Z">
            <w:r w:rsidRPr="00E12F2E" w:rsidDel="00E12F2E">
              <w:rPr>
                <w:rStyle w:val="Hyperlink"/>
                <w:noProof/>
              </w:rPr>
              <w:delText>Ambush predator of slow-moving backwaters.</w:delText>
            </w:r>
            <w:r w:rsidDel="00E12F2E">
              <w:rPr>
                <w:noProof/>
                <w:webHidden/>
              </w:rPr>
              <w:tab/>
              <w:delText>38</w:delText>
            </w:r>
          </w:del>
        </w:p>
        <w:p w14:paraId="1E558E5C" w14:textId="5F342C5B" w:rsidR="00A7724C" w:rsidDel="00E12F2E" w:rsidRDefault="00A7724C">
          <w:pPr>
            <w:pStyle w:val="TOC2"/>
            <w:tabs>
              <w:tab w:val="right" w:leader="dot" w:pos="9350"/>
            </w:tabs>
            <w:rPr>
              <w:del w:id="371" w:author="Rickey, Terry W (TJ) JR CIV USARMY CESAM (USA)" w:date="2026-01-14T12:27:00Z" w16du:dateUtc="2026-01-14T18:27:00Z"/>
              <w:rFonts w:eastAsiaTheme="minorEastAsia"/>
              <w:noProof/>
              <w:sz w:val="24"/>
              <w:szCs w:val="24"/>
            </w:rPr>
          </w:pPr>
          <w:del w:id="372" w:author="Rickey, Terry W (TJ) JR CIV USARMY CESAM (USA)" w:date="2026-01-14T12:27:00Z" w16du:dateUtc="2026-01-14T18:27:00Z">
            <w:r w:rsidRPr="00E12F2E" w:rsidDel="00E12F2E">
              <w:rPr>
                <w:rStyle w:val="Hyperlink"/>
                <w:noProof/>
              </w:rPr>
              <w:delText>Channel Catfish</w:delText>
            </w:r>
            <w:r w:rsidDel="00E12F2E">
              <w:rPr>
                <w:noProof/>
                <w:webHidden/>
              </w:rPr>
              <w:tab/>
              <w:delText>38</w:delText>
            </w:r>
          </w:del>
        </w:p>
        <w:p w14:paraId="534318E4" w14:textId="2C49AF1D" w:rsidR="00A7724C" w:rsidDel="00E12F2E" w:rsidRDefault="00A7724C">
          <w:pPr>
            <w:pStyle w:val="TOC2"/>
            <w:tabs>
              <w:tab w:val="right" w:leader="dot" w:pos="9350"/>
            </w:tabs>
            <w:rPr>
              <w:del w:id="373" w:author="Rickey, Terry W (TJ) JR CIV USARMY CESAM (USA)" w:date="2026-01-14T12:27:00Z" w16du:dateUtc="2026-01-14T18:27:00Z"/>
              <w:rFonts w:eastAsiaTheme="minorEastAsia"/>
              <w:noProof/>
              <w:sz w:val="24"/>
              <w:szCs w:val="24"/>
            </w:rPr>
          </w:pPr>
          <w:del w:id="374"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501EC8E1" w14:textId="2C23613A" w:rsidR="00A7724C" w:rsidDel="00E12F2E" w:rsidRDefault="00A7724C">
          <w:pPr>
            <w:pStyle w:val="TOC2"/>
            <w:tabs>
              <w:tab w:val="right" w:leader="dot" w:pos="9350"/>
            </w:tabs>
            <w:rPr>
              <w:del w:id="375" w:author="Rickey, Terry W (TJ) JR CIV USARMY CESAM (USA)" w:date="2026-01-14T12:27:00Z" w16du:dateUtc="2026-01-14T18:27:00Z"/>
              <w:rFonts w:eastAsiaTheme="minorEastAsia"/>
              <w:noProof/>
              <w:sz w:val="24"/>
              <w:szCs w:val="24"/>
            </w:rPr>
          </w:pPr>
          <w:del w:id="376" w:author="Rickey, Terry W (TJ) JR CIV USARMY CESAM (USA)" w:date="2026-01-14T12:27:00Z" w16du:dateUtc="2026-01-14T18:27:00Z">
            <w:r w:rsidRPr="00E12F2E" w:rsidDel="00E12F2E">
              <w:rPr>
                <w:rStyle w:val="Hyperlink"/>
                <w:noProof/>
              </w:rPr>
              <w:delText>Generalist predator found in all habitats.</w:delText>
            </w:r>
            <w:r w:rsidDel="00E12F2E">
              <w:rPr>
                <w:noProof/>
                <w:webHidden/>
              </w:rPr>
              <w:tab/>
              <w:delText>38</w:delText>
            </w:r>
          </w:del>
        </w:p>
        <w:p w14:paraId="480D48B6" w14:textId="7EB407B5" w:rsidR="00A7724C" w:rsidDel="00E12F2E" w:rsidRDefault="00A7724C">
          <w:pPr>
            <w:pStyle w:val="TOC2"/>
            <w:tabs>
              <w:tab w:val="right" w:leader="dot" w:pos="9350"/>
            </w:tabs>
            <w:rPr>
              <w:del w:id="377" w:author="Rickey, Terry W (TJ) JR CIV USARMY CESAM (USA)" w:date="2026-01-14T12:27:00Z" w16du:dateUtc="2026-01-14T18:27:00Z"/>
              <w:rFonts w:eastAsiaTheme="minorEastAsia"/>
              <w:noProof/>
              <w:sz w:val="24"/>
              <w:szCs w:val="24"/>
            </w:rPr>
          </w:pPr>
          <w:del w:id="378" w:author="Rickey, Terry W (TJ) JR CIV USARMY CESAM (USA)" w:date="2026-01-14T12:27:00Z" w16du:dateUtc="2026-01-14T18:27:00Z">
            <w:r w:rsidRPr="00E12F2E" w:rsidDel="00E12F2E">
              <w:rPr>
                <w:rStyle w:val="Hyperlink"/>
                <w:noProof/>
              </w:rPr>
              <w:delText>Flathead Catfish</w:delText>
            </w:r>
            <w:r w:rsidDel="00E12F2E">
              <w:rPr>
                <w:noProof/>
                <w:webHidden/>
              </w:rPr>
              <w:tab/>
              <w:delText>38</w:delText>
            </w:r>
          </w:del>
        </w:p>
        <w:p w14:paraId="40AB5A50" w14:textId="66DC3EB8" w:rsidR="00A7724C" w:rsidDel="00E12F2E" w:rsidRDefault="00A7724C">
          <w:pPr>
            <w:pStyle w:val="TOC2"/>
            <w:tabs>
              <w:tab w:val="right" w:leader="dot" w:pos="9350"/>
            </w:tabs>
            <w:rPr>
              <w:del w:id="379" w:author="Rickey, Terry W (TJ) JR CIV USARMY CESAM (USA)" w:date="2026-01-14T12:27:00Z" w16du:dateUtc="2026-01-14T18:27:00Z"/>
              <w:rFonts w:eastAsiaTheme="minorEastAsia"/>
              <w:noProof/>
              <w:sz w:val="24"/>
              <w:szCs w:val="24"/>
            </w:rPr>
          </w:pPr>
          <w:del w:id="380"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08B493FF" w14:textId="77200DA8" w:rsidR="00A7724C" w:rsidDel="00E12F2E" w:rsidRDefault="00A7724C">
          <w:pPr>
            <w:pStyle w:val="TOC2"/>
            <w:tabs>
              <w:tab w:val="right" w:leader="dot" w:pos="9350"/>
            </w:tabs>
            <w:rPr>
              <w:del w:id="381" w:author="Rickey, Terry W (TJ) JR CIV USARMY CESAM (USA)" w:date="2026-01-14T12:27:00Z" w16du:dateUtc="2026-01-14T18:27:00Z"/>
              <w:rFonts w:eastAsiaTheme="minorEastAsia"/>
              <w:noProof/>
              <w:sz w:val="24"/>
              <w:szCs w:val="24"/>
            </w:rPr>
          </w:pPr>
          <w:del w:id="382" w:author="Rickey, Terry W (TJ) JR CIV USARMY CESAM (USA)" w:date="2026-01-14T12:27:00Z" w16du:dateUtc="2026-01-14T18:27:00Z">
            <w:r w:rsidRPr="00E12F2E" w:rsidDel="00E12F2E">
              <w:rPr>
                <w:rStyle w:val="Hyperlink"/>
                <w:noProof/>
              </w:rPr>
              <w:delText>Large-river apex predator, structure-oriented.</w:delText>
            </w:r>
            <w:r w:rsidDel="00E12F2E">
              <w:rPr>
                <w:noProof/>
                <w:webHidden/>
              </w:rPr>
              <w:tab/>
              <w:delText>38</w:delText>
            </w:r>
          </w:del>
        </w:p>
        <w:p w14:paraId="129E4474" w14:textId="255B9187" w:rsidR="00A7724C" w:rsidDel="00E12F2E" w:rsidRDefault="00A7724C">
          <w:pPr>
            <w:pStyle w:val="TOC2"/>
            <w:tabs>
              <w:tab w:val="right" w:leader="dot" w:pos="9350"/>
            </w:tabs>
            <w:rPr>
              <w:del w:id="383" w:author="Rickey, Terry W (TJ) JR CIV USARMY CESAM (USA)" w:date="2026-01-14T12:27:00Z" w16du:dateUtc="2026-01-14T18:27:00Z"/>
              <w:rFonts w:eastAsiaTheme="minorEastAsia"/>
              <w:noProof/>
              <w:sz w:val="24"/>
              <w:szCs w:val="24"/>
            </w:rPr>
          </w:pPr>
          <w:del w:id="384" w:author="Rickey, Terry W (TJ) JR CIV USARMY CESAM (USA)" w:date="2026-01-14T12:27:00Z" w16du:dateUtc="2026-01-14T18:27:00Z">
            <w:r w:rsidRPr="00E12F2E" w:rsidDel="00E12F2E">
              <w:rPr>
                <w:rStyle w:val="Hyperlink"/>
                <w:noProof/>
              </w:rPr>
              <w:delText>Largemouth Bass</w:delText>
            </w:r>
            <w:r w:rsidDel="00E12F2E">
              <w:rPr>
                <w:noProof/>
                <w:webHidden/>
              </w:rPr>
              <w:tab/>
              <w:delText>38</w:delText>
            </w:r>
          </w:del>
        </w:p>
        <w:p w14:paraId="5CB4CD10" w14:textId="6FAE5BB0" w:rsidR="00A7724C" w:rsidDel="00E12F2E" w:rsidRDefault="00A7724C">
          <w:pPr>
            <w:pStyle w:val="TOC2"/>
            <w:tabs>
              <w:tab w:val="right" w:leader="dot" w:pos="9350"/>
            </w:tabs>
            <w:rPr>
              <w:del w:id="385" w:author="Rickey, Terry W (TJ) JR CIV USARMY CESAM (USA)" w:date="2026-01-14T12:27:00Z" w16du:dateUtc="2026-01-14T18:27:00Z"/>
              <w:rFonts w:eastAsiaTheme="minorEastAsia"/>
              <w:noProof/>
              <w:sz w:val="24"/>
              <w:szCs w:val="24"/>
            </w:rPr>
          </w:pPr>
          <w:del w:id="386" w:author="Rickey, Terry W (TJ) JR CIV USARMY CESAM (USA)" w:date="2026-01-14T12:27:00Z" w16du:dateUtc="2026-01-14T18:27:00Z">
            <w:r w:rsidRPr="00E12F2E" w:rsidDel="00E12F2E">
              <w:rPr>
                <w:rStyle w:val="Hyperlink"/>
                <w:noProof/>
              </w:rPr>
              <w:lastRenderedPageBreak/>
              <w:delText>B. Resident Predator</w:delText>
            </w:r>
            <w:r w:rsidDel="00E12F2E">
              <w:rPr>
                <w:noProof/>
                <w:webHidden/>
              </w:rPr>
              <w:tab/>
              <w:delText>38</w:delText>
            </w:r>
          </w:del>
        </w:p>
        <w:p w14:paraId="1F2BBE20" w14:textId="3A110301" w:rsidR="00A7724C" w:rsidDel="00E12F2E" w:rsidRDefault="00A7724C">
          <w:pPr>
            <w:pStyle w:val="TOC2"/>
            <w:tabs>
              <w:tab w:val="right" w:leader="dot" w:pos="9350"/>
            </w:tabs>
            <w:rPr>
              <w:del w:id="387" w:author="Rickey, Terry W (TJ) JR CIV USARMY CESAM (USA)" w:date="2026-01-14T12:27:00Z" w16du:dateUtc="2026-01-14T18:27:00Z"/>
              <w:rFonts w:eastAsiaTheme="minorEastAsia"/>
              <w:noProof/>
              <w:sz w:val="24"/>
              <w:szCs w:val="24"/>
            </w:rPr>
          </w:pPr>
          <w:del w:id="388" w:author="Rickey, Terry W (TJ) JR CIV USARMY CESAM (USA)" w:date="2026-01-14T12:27:00Z" w16du:dateUtc="2026-01-14T18:27:00Z">
            <w:r w:rsidRPr="00E12F2E" w:rsidDel="00E12F2E">
              <w:rPr>
                <w:rStyle w:val="Hyperlink"/>
                <w:noProof/>
              </w:rPr>
              <w:delText>Key sport fish, thrives in slower, vegetated habitats.</w:delText>
            </w:r>
            <w:r w:rsidDel="00E12F2E">
              <w:rPr>
                <w:noProof/>
                <w:webHidden/>
              </w:rPr>
              <w:tab/>
              <w:delText>38</w:delText>
            </w:r>
          </w:del>
        </w:p>
        <w:p w14:paraId="6C2986E6" w14:textId="637789CB" w:rsidR="00A7724C" w:rsidDel="00E12F2E" w:rsidRDefault="00A7724C">
          <w:pPr>
            <w:pStyle w:val="TOC2"/>
            <w:tabs>
              <w:tab w:val="right" w:leader="dot" w:pos="9350"/>
            </w:tabs>
            <w:rPr>
              <w:del w:id="389" w:author="Rickey, Terry W (TJ) JR CIV USARMY CESAM (USA)" w:date="2026-01-14T12:27:00Z" w16du:dateUtc="2026-01-14T18:27:00Z"/>
              <w:rFonts w:eastAsiaTheme="minorEastAsia"/>
              <w:noProof/>
              <w:sz w:val="24"/>
              <w:szCs w:val="24"/>
            </w:rPr>
          </w:pPr>
          <w:del w:id="390" w:author="Rickey, Terry W (TJ) JR CIV USARMY CESAM (USA)" w:date="2026-01-14T12:27:00Z" w16du:dateUtc="2026-01-14T18:27:00Z">
            <w:r w:rsidRPr="00E12F2E" w:rsidDel="00E12F2E">
              <w:rPr>
                <w:rStyle w:val="Hyperlink"/>
                <w:noProof/>
              </w:rPr>
              <w:delText>Longear Sunfish</w:delText>
            </w:r>
            <w:r w:rsidDel="00E12F2E">
              <w:rPr>
                <w:noProof/>
                <w:webHidden/>
              </w:rPr>
              <w:tab/>
              <w:delText>38</w:delText>
            </w:r>
          </w:del>
        </w:p>
        <w:p w14:paraId="10290504" w14:textId="31E4BD79" w:rsidR="00A7724C" w:rsidDel="00E12F2E" w:rsidRDefault="00A7724C">
          <w:pPr>
            <w:pStyle w:val="TOC2"/>
            <w:tabs>
              <w:tab w:val="right" w:leader="dot" w:pos="9350"/>
            </w:tabs>
            <w:rPr>
              <w:del w:id="391" w:author="Rickey, Terry W (TJ) JR CIV USARMY CESAM (USA)" w:date="2026-01-14T12:27:00Z" w16du:dateUtc="2026-01-14T18:27:00Z"/>
              <w:rFonts w:eastAsiaTheme="minorEastAsia"/>
              <w:noProof/>
              <w:sz w:val="24"/>
              <w:szCs w:val="24"/>
            </w:rPr>
          </w:pPr>
          <w:del w:id="392"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10B22DD1" w14:textId="3FD1340A" w:rsidR="00A7724C" w:rsidDel="00E12F2E" w:rsidRDefault="00A7724C">
          <w:pPr>
            <w:pStyle w:val="TOC2"/>
            <w:tabs>
              <w:tab w:val="right" w:leader="dot" w:pos="9350"/>
            </w:tabs>
            <w:rPr>
              <w:del w:id="393" w:author="Rickey, Terry W (TJ) JR CIV USARMY CESAM (USA)" w:date="2026-01-14T12:27:00Z" w16du:dateUtc="2026-01-14T18:27:00Z"/>
              <w:rFonts w:eastAsiaTheme="minorEastAsia"/>
              <w:noProof/>
              <w:sz w:val="24"/>
              <w:szCs w:val="24"/>
            </w:rPr>
          </w:pPr>
          <w:del w:id="394" w:author="Rickey, Terry W (TJ) JR CIV USARMY CESAM (USA)" w:date="2026-01-14T12:27:00Z" w16du:dateUtc="2026-01-14T18:27:00Z">
            <w:r w:rsidRPr="00E12F2E" w:rsidDel="00E12F2E">
              <w:rPr>
                <w:rStyle w:val="Hyperlink"/>
                <w:noProof/>
              </w:rPr>
              <w:delText>Common sunfish, generalist.</w:delText>
            </w:r>
            <w:r w:rsidDel="00E12F2E">
              <w:rPr>
                <w:noProof/>
                <w:webHidden/>
              </w:rPr>
              <w:tab/>
              <w:delText>38</w:delText>
            </w:r>
          </w:del>
        </w:p>
        <w:p w14:paraId="1E9469B8" w14:textId="07135798" w:rsidR="00A7724C" w:rsidDel="00E12F2E" w:rsidRDefault="00A7724C">
          <w:pPr>
            <w:pStyle w:val="TOC2"/>
            <w:tabs>
              <w:tab w:val="right" w:leader="dot" w:pos="9350"/>
            </w:tabs>
            <w:rPr>
              <w:del w:id="395" w:author="Rickey, Terry W (TJ) JR CIV USARMY CESAM (USA)" w:date="2026-01-14T12:27:00Z" w16du:dateUtc="2026-01-14T18:27:00Z"/>
              <w:rFonts w:eastAsiaTheme="minorEastAsia"/>
              <w:noProof/>
              <w:sz w:val="24"/>
              <w:szCs w:val="24"/>
            </w:rPr>
          </w:pPr>
          <w:del w:id="396" w:author="Rickey, Terry W (TJ) JR CIV USARMY CESAM (USA)" w:date="2026-01-14T12:27:00Z" w16du:dateUtc="2026-01-14T18:27:00Z">
            <w:r w:rsidRPr="00E12F2E" w:rsidDel="00E12F2E">
              <w:rPr>
                <w:rStyle w:val="Hyperlink"/>
                <w:noProof/>
              </w:rPr>
              <w:delText>Longnose Gar</w:delText>
            </w:r>
            <w:r w:rsidDel="00E12F2E">
              <w:rPr>
                <w:noProof/>
                <w:webHidden/>
              </w:rPr>
              <w:tab/>
              <w:delText>38</w:delText>
            </w:r>
          </w:del>
        </w:p>
        <w:p w14:paraId="3EA87390" w14:textId="05886C56" w:rsidR="00A7724C" w:rsidDel="00E12F2E" w:rsidRDefault="00A7724C">
          <w:pPr>
            <w:pStyle w:val="TOC2"/>
            <w:tabs>
              <w:tab w:val="right" w:leader="dot" w:pos="9350"/>
            </w:tabs>
            <w:rPr>
              <w:del w:id="397" w:author="Rickey, Terry W (TJ) JR CIV USARMY CESAM (USA)" w:date="2026-01-14T12:27:00Z" w16du:dateUtc="2026-01-14T18:27:00Z"/>
              <w:rFonts w:eastAsiaTheme="minorEastAsia"/>
              <w:noProof/>
              <w:sz w:val="24"/>
              <w:szCs w:val="24"/>
            </w:rPr>
          </w:pPr>
          <w:del w:id="398"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5F662C3C" w14:textId="57C1969A" w:rsidR="00A7724C" w:rsidDel="00E12F2E" w:rsidRDefault="00A7724C">
          <w:pPr>
            <w:pStyle w:val="TOC2"/>
            <w:tabs>
              <w:tab w:val="right" w:leader="dot" w:pos="9350"/>
            </w:tabs>
            <w:rPr>
              <w:del w:id="399" w:author="Rickey, Terry W (TJ) JR CIV USARMY CESAM (USA)" w:date="2026-01-14T12:27:00Z" w16du:dateUtc="2026-01-14T18:27:00Z"/>
              <w:rFonts w:eastAsiaTheme="minorEastAsia"/>
              <w:noProof/>
              <w:sz w:val="24"/>
              <w:szCs w:val="24"/>
            </w:rPr>
          </w:pPr>
          <w:del w:id="400" w:author="Rickey, Terry W (TJ) JR CIV USARMY CESAM (USA)" w:date="2026-01-14T12:27:00Z" w16du:dateUtc="2026-01-14T18:27:00Z">
            <w:r w:rsidRPr="00E12F2E" w:rsidDel="00E12F2E">
              <w:rPr>
                <w:rStyle w:val="Hyperlink"/>
                <w:noProof/>
              </w:rPr>
              <w:delText>Generalist ambush predator.</w:delText>
            </w:r>
            <w:r w:rsidDel="00E12F2E">
              <w:rPr>
                <w:noProof/>
                <w:webHidden/>
              </w:rPr>
              <w:tab/>
              <w:delText>38</w:delText>
            </w:r>
          </w:del>
        </w:p>
        <w:p w14:paraId="6DBBDA3A" w14:textId="7DCD1119" w:rsidR="00A7724C" w:rsidDel="00E12F2E" w:rsidRDefault="00A7724C">
          <w:pPr>
            <w:pStyle w:val="TOC2"/>
            <w:tabs>
              <w:tab w:val="right" w:leader="dot" w:pos="9350"/>
            </w:tabs>
            <w:rPr>
              <w:del w:id="401" w:author="Rickey, Terry W (TJ) JR CIV USARMY CESAM (USA)" w:date="2026-01-14T12:27:00Z" w16du:dateUtc="2026-01-14T18:27:00Z"/>
              <w:rFonts w:eastAsiaTheme="minorEastAsia"/>
              <w:noProof/>
              <w:sz w:val="24"/>
              <w:szCs w:val="24"/>
            </w:rPr>
          </w:pPr>
          <w:del w:id="402" w:author="Rickey, Terry W (TJ) JR CIV USARMY CESAM (USA)" w:date="2026-01-14T12:27:00Z" w16du:dateUtc="2026-01-14T18:27:00Z">
            <w:r w:rsidRPr="00E12F2E" w:rsidDel="00E12F2E">
              <w:rPr>
                <w:rStyle w:val="Hyperlink"/>
                <w:noProof/>
              </w:rPr>
              <w:delText>Redear Sunfish</w:delText>
            </w:r>
            <w:r w:rsidDel="00E12F2E">
              <w:rPr>
                <w:noProof/>
                <w:webHidden/>
              </w:rPr>
              <w:tab/>
              <w:delText>38</w:delText>
            </w:r>
          </w:del>
        </w:p>
        <w:p w14:paraId="5AAFDA81" w14:textId="4B10906D" w:rsidR="00A7724C" w:rsidDel="00E12F2E" w:rsidRDefault="00A7724C">
          <w:pPr>
            <w:pStyle w:val="TOC2"/>
            <w:tabs>
              <w:tab w:val="right" w:leader="dot" w:pos="9350"/>
            </w:tabs>
            <w:rPr>
              <w:del w:id="403" w:author="Rickey, Terry W (TJ) JR CIV USARMY CESAM (USA)" w:date="2026-01-14T12:27:00Z" w16du:dateUtc="2026-01-14T18:27:00Z"/>
              <w:rFonts w:eastAsiaTheme="minorEastAsia"/>
              <w:noProof/>
              <w:sz w:val="24"/>
              <w:szCs w:val="24"/>
            </w:rPr>
          </w:pPr>
          <w:del w:id="404"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275E7562" w14:textId="0774E571" w:rsidR="00A7724C" w:rsidDel="00E12F2E" w:rsidRDefault="00A7724C">
          <w:pPr>
            <w:pStyle w:val="TOC2"/>
            <w:tabs>
              <w:tab w:val="right" w:leader="dot" w:pos="9350"/>
            </w:tabs>
            <w:rPr>
              <w:del w:id="405" w:author="Rickey, Terry W (TJ) JR CIV USARMY CESAM (USA)" w:date="2026-01-14T12:27:00Z" w16du:dateUtc="2026-01-14T18:27:00Z"/>
              <w:rFonts w:eastAsiaTheme="minorEastAsia"/>
              <w:noProof/>
              <w:sz w:val="24"/>
              <w:szCs w:val="24"/>
            </w:rPr>
          </w:pPr>
          <w:del w:id="406" w:author="Rickey, Terry W (TJ) JR CIV USARMY CESAM (USA)" w:date="2026-01-14T12:27:00Z" w16du:dateUtc="2026-01-14T18:27:00Z">
            <w:r w:rsidRPr="00E12F2E" w:rsidDel="00E12F2E">
              <w:rPr>
                <w:rStyle w:val="Hyperlink"/>
                <w:noProof/>
              </w:rPr>
              <w:delText>Common sunfish, often benthic-feeding.</w:delText>
            </w:r>
            <w:r w:rsidDel="00E12F2E">
              <w:rPr>
                <w:noProof/>
                <w:webHidden/>
              </w:rPr>
              <w:tab/>
              <w:delText>38</w:delText>
            </w:r>
          </w:del>
        </w:p>
        <w:p w14:paraId="6DCA075E" w14:textId="3DEF3B4A" w:rsidR="00A7724C" w:rsidDel="00E12F2E" w:rsidRDefault="00A7724C">
          <w:pPr>
            <w:pStyle w:val="TOC2"/>
            <w:tabs>
              <w:tab w:val="right" w:leader="dot" w:pos="9350"/>
            </w:tabs>
            <w:rPr>
              <w:del w:id="407" w:author="Rickey, Terry W (TJ) JR CIV USARMY CESAM (USA)" w:date="2026-01-14T12:27:00Z" w16du:dateUtc="2026-01-14T18:27:00Z"/>
              <w:rFonts w:eastAsiaTheme="minorEastAsia"/>
              <w:noProof/>
              <w:sz w:val="24"/>
              <w:szCs w:val="24"/>
            </w:rPr>
          </w:pPr>
          <w:del w:id="408" w:author="Rickey, Terry W (TJ) JR CIV USARMY CESAM (USA)" w:date="2026-01-14T12:27:00Z" w16du:dateUtc="2026-01-14T18:27:00Z">
            <w:r w:rsidRPr="00E12F2E" w:rsidDel="00E12F2E">
              <w:rPr>
                <w:rStyle w:val="Hyperlink"/>
                <w:noProof/>
              </w:rPr>
              <w:delText>Spotted Bass</w:delText>
            </w:r>
            <w:r w:rsidDel="00E12F2E">
              <w:rPr>
                <w:noProof/>
                <w:webHidden/>
              </w:rPr>
              <w:tab/>
              <w:delText>38</w:delText>
            </w:r>
          </w:del>
        </w:p>
        <w:p w14:paraId="7A898806" w14:textId="7B31F861" w:rsidR="00A7724C" w:rsidDel="00E12F2E" w:rsidRDefault="00A7724C">
          <w:pPr>
            <w:pStyle w:val="TOC2"/>
            <w:tabs>
              <w:tab w:val="right" w:leader="dot" w:pos="9350"/>
            </w:tabs>
            <w:rPr>
              <w:del w:id="409" w:author="Rickey, Terry W (TJ) JR CIV USARMY CESAM (USA)" w:date="2026-01-14T12:27:00Z" w16du:dateUtc="2026-01-14T18:27:00Z"/>
              <w:rFonts w:eastAsiaTheme="minorEastAsia"/>
              <w:noProof/>
              <w:sz w:val="24"/>
              <w:szCs w:val="24"/>
            </w:rPr>
          </w:pPr>
          <w:del w:id="410"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09343728" w14:textId="610868B6" w:rsidR="00A7724C" w:rsidDel="00E12F2E" w:rsidRDefault="00A7724C">
          <w:pPr>
            <w:pStyle w:val="TOC2"/>
            <w:tabs>
              <w:tab w:val="right" w:leader="dot" w:pos="9350"/>
            </w:tabs>
            <w:rPr>
              <w:del w:id="411" w:author="Rickey, Terry W (TJ) JR CIV USARMY CESAM (USA)" w:date="2026-01-14T12:27:00Z" w16du:dateUtc="2026-01-14T18:27:00Z"/>
              <w:rFonts w:eastAsiaTheme="minorEastAsia"/>
              <w:noProof/>
              <w:sz w:val="24"/>
              <w:szCs w:val="24"/>
            </w:rPr>
          </w:pPr>
          <w:del w:id="412" w:author="Rickey, Terry W (TJ) JR CIV USARMY CESAM (USA)" w:date="2026-01-14T12:27:00Z" w16du:dateUtc="2026-01-14T18:27:00Z">
            <w:r w:rsidRPr="00E12F2E" w:rsidDel="00E12F2E">
              <w:rPr>
                <w:rStyle w:val="Hyperlink"/>
                <w:noProof/>
              </w:rPr>
              <w:delText>Key sport fish, prefers current more than Largemouth.</w:delText>
            </w:r>
            <w:r w:rsidDel="00E12F2E">
              <w:rPr>
                <w:noProof/>
                <w:webHidden/>
              </w:rPr>
              <w:tab/>
              <w:delText>38</w:delText>
            </w:r>
          </w:del>
        </w:p>
        <w:p w14:paraId="3334BF71" w14:textId="34630D96" w:rsidR="00A7724C" w:rsidDel="00E12F2E" w:rsidRDefault="00A7724C">
          <w:pPr>
            <w:pStyle w:val="TOC2"/>
            <w:tabs>
              <w:tab w:val="right" w:leader="dot" w:pos="9350"/>
            </w:tabs>
            <w:rPr>
              <w:del w:id="413" w:author="Rickey, Terry W (TJ) JR CIV USARMY CESAM (USA)" w:date="2026-01-14T12:27:00Z" w16du:dateUtc="2026-01-14T18:27:00Z"/>
              <w:rFonts w:eastAsiaTheme="minorEastAsia"/>
              <w:noProof/>
              <w:sz w:val="24"/>
              <w:szCs w:val="24"/>
            </w:rPr>
          </w:pPr>
          <w:del w:id="414" w:author="Rickey, Terry W (TJ) JR CIV USARMY CESAM (USA)" w:date="2026-01-14T12:27:00Z" w16du:dateUtc="2026-01-14T18:27:00Z">
            <w:r w:rsidRPr="00E12F2E" w:rsidDel="00E12F2E">
              <w:rPr>
                <w:rStyle w:val="Hyperlink"/>
                <w:noProof/>
              </w:rPr>
              <w:delText>Spotted Gar</w:delText>
            </w:r>
            <w:r w:rsidDel="00E12F2E">
              <w:rPr>
                <w:noProof/>
                <w:webHidden/>
              </w:rPr>
              <w:tab/>
              <w:delText>38</w:delText>
            </w:r>
          </w:del>
        </w:p>
        <w:p w14:paraId="09A11796" w14:textId="78433547" w:rsidR="00A7724C" w:rsidDel="00E12F2E" w:rsidRDefault="00A7724C">
          <w:pPr>
            <w:pStyle w:val="TOC2"/>
            <w:tabs>
              <w:tab w:val="right" w:leader="dot" w:pos="9350"/>
            </w:tabs>
            <w:rPr>
              <w:del w:id="415" w:author="Rickey, Terry W (TJ) JR CIV USARMY CESAM (USA)" w:date="2026-01-14T12:27:00Z" w16du:dateUtc="2026-01-14T18:27:00Z"/>
              <w:rFonts w:eastAsiaTheme="minorEastAsia"/>
              <w:noProof/>
              <w:sz w:val="24"/>
              <w:szCs w:val="24"/>
            </w:rPr>
          </w:pPr>
          <w:del w:id="416"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04129E8D" w14:textId="562229F8" w:rsidR="00A7724C" w:rsidDel="00E12F2E" w:rsidRDefault="00A7724C">
          <w:pPr>
            <w:pStyle w:val="TOC2"/>
            <w:tabs>
              <w:tab w:val="right" w:leader="dot" w:pos="9350"/>
            </w:tabs>
            <w:rPr>
              <w:del w:id="417" w:author="Rickey, Terry W (TJ) JR CIV USARMY CESAM (USA)" w:date="2026-01-14T12:27:00Z" w16du:dateUtc="2026-01-14T18:27:00Z"/>
              <w:rFonts w:eastAsiaTheme="minorEastAsia"/>
              <w:noProof/>
              <w:sz w:val="24"/>
              <w:szCs w:val="24"/>
            </w:rPr>
          </w:pPr>
          <w:del w:id="418" w:author="Rickey, Terry W (TJ) JR CIV USARMY CESAM (USA)" w:date="2026-01-14T12:27:00Z" w16du:dateUtc="2026-01-14T18:27:00Z">
            <w:r w:rsidRPr="00E12F2E" w:rsidDel="00E12F2E">
              <w:rPr>
                <w:rStyle w:val="Hyperlink"/>
                <w:noProof/>
              </w:rPr>
              <w:delText>Generalist ambush predator.</w:delText>
            </w:r>
            <w:r w:rsidDel="00E12F2E">
              <w:rPr>
                <w:noProof/>
                <w:webHidden/>
              </w:rPr>
              <w:tab/>
              <w:delText>38</w:delText>
            </w:r>
          </w:del>
        </w:p>
        <w:p w14:paraId="59593E85" w14:textId="6F4D53C0" w:rsidR="00A7724C" w:rsidDel="00E12F2E" w:rsidRDefault="00A7724C">
          <w:pPr>
            <w:pStyle w:val="TOC2"/>
            <w:tabs>
              <w:tab w:val="right" w:leader="dot" w:pos="9350"/>
            </w:tabs>
            <w:rPr>
              <w:del w:id="419" w:author="Rickey, Terry W (TJ) JR CIV USARMY CESAM (USA)" w:date="2026-01-14T12:27:00Z" w16du:dateUtc="2026-01-14T18:27:00Z"/>
              <w:rFonts w:eastAsiaTheme="minorEastAsia"/>
              <w:noProof/>
              <w:sz w:val="24"/>
              <w:szCs w:val="24"/>
            </w:rPr>
          </w:pPr>
          <w:del w:id="420" w:author="Rickey, Terry W (TJ) JR CIV USARMY CESAM (USA)" w:date="2026-01-14T12:27:00Z" w16du:dateUtc="2026-01-14T18:27:00Z">
            <w:r w:rsidRPr="00E12F2E" w:rsidDel="00E12F2E">
              <w:rPr>
                <w:rStyle w:val="Hyperlink"/>
                <w:noProof/>
              </w:rPr>
              <w:delText>Warmouth</w:delText>
            </w:r>
            <w:r w:rsidDel="00E12F2E">
              <w:rPr>
                <w:noProof/>
                <w:webHidden/>
              </w:rPr>
              <w:tab/>
              <w:delText>38</w:delText>
            </w:r>
          </w:del>
        </w:p>
        <w:p w14:paraId="4FC0501A" w14:textId="4862681E" w:rsidR="00A7724C" w:rsidDel="00E12F2E" w:rsidRDefault="00A7724C">
          <w:pPr>
            <w:pStyle w:val="TOC2"/>
            <w:tabs>
              <w:tab w:val="right" w:leader="dot" w:pos="9350"/>
            </w:tabs>
            <w:rPr>
              <w:del w:id="421" w:author="Rickey, Terry W (TJ) JR CIV USARMY CESAM (USA)" w:date="2026-01-14T12:27:00Z" w16du:dateUtc="2026-01-14T18:27:00Z"/>
              <w:rFonts w:eastAsiaTheme="minorEastAsia"/>
              <w:noProof/>
              <w:sz w:val="24"/>
              <w:szCs w:val="24"/>
            </w:rPr>
          </w:pPr>
          <w:del w:id="422"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1FCDE2D8" w14:textId="36C21512" w:rsidR="00A7724C" w:rsidDel="00E12F2E" w:rsidRDefault="00A7724C">
          <w:pPr>
            <w:pStyle w:val="TOC2"/>
            <w:tabs>
              <w:tab w:val="right" w:leader="dot" w:pos="9350"/>
            </w:tabs>
            <w:rPr>
              <w:del w:id="423" w:author="Rickey, Terry W (TJ) JR CIV USARMY CESAM (USA)" w:date="2026-01-14T12:27:00Z" w16du:dateUtc="2026-01-14T18:27:00Z"/>
              <w:rFonts w:eastAsiaTheme="minorEastAsia"/>
              <w:noProof/>
              <w:sz w:val="24"/>
              <w:szCs w:val="24"/>
            </w:rPr>
          </w:pPr>
          <w:del w:id="424" w:author="Rickey, Terry W (TJ) JR CIV USARMY CESAM (USA)" w:date="2026-01-14T12:27:00Z" w16du:dateUtc="2026-01-14T18:27:00Z">
            <w:r w:rsidRPr="00E12F2E" w:rsidDel="00E12F2E">
              <w:rPr>
                <w:rStyle w:val="Hyperlink"/>
                <w:noProof/>
              </w:rPr>
              <w:delText>Sunfish of slow, weedy habitats.</w:delText>
            </w:r>
            <w:r w:rsidDel="00E12F2E">
              <w:rPr>
                <w:noProof/>
                <w:webHidden/>
              </w:rPr>
              <w:tab/>
              <w:delText>38</w:delText>
            </w:r>
          </w:del>
        </w:p>
        <w:p w14:paraId="38843370" w14:textId="05C5C74B" w:rsidR="00A7724C" w:rsidDel="00E12F2E" w:rsidRDefault="00A7724C">
          <w:pPr>
            <w:pStyle w:val="TOC2"/>
            <w:tabs>
              <w:tab w:val="right" w:leader="dot" w:pos="9350"/>
            </w:tabs>
            <w:rPr>
              <w:del w:id="425" w:author="Rickey, Terry W (TJ) JR CIV USARMY CESAM (USA)" w:date="2026-01-14T12:27:00Z" w16du:dateUtc="2026-01-14T18:27:00Z"/>
              <w:rFonts w:eastAsiaTheme="minorEastAsia"/>
              <w:noProof/>
              <w:sz w:val="24"/>
              <w:szCs w:val="24"/>
            </w:rPr>
          </w:pPr>
          <w:del w:id="426" w:author="Rickey, Terry W (TJ) JR CIV USARMY CESAM (USA)" w:date="2026-01-14T12:27:00Z" w16du:dateUtc="2026-01-14T18:27:00Z">
            <w:r w:rsidRPr="00E12F2E" w:rsidDel="00E12F2E">
              <w:rPr>
                <w:rStyle w:val="Hyperlink"/>
                <w:noProof/>
              </w:rPr>
              <w:delText>White Crappie</w:delText>
            </w:r>
            <w:r w:rsidDel="00E12F2E">
              <w:rPr>
                <w:noProof/>
                <w:webHidden/>
              </w:rPr>
              <w:tab/>
              <w:delText>38</w:delText>
            </w:r>
          </w:del>
        </w:p>
        <w:p w14:paraId="42B627A7" w14:textId="758B4E6D" w:rsidR="00A7724C" w:rsidDel="00E12F2E" w:rsidRDefault="00A7724C">
          <w:pPr>
            <w:pStyle w:val="TOC2"/>
            <w:tabs>
              <w:tab w:val="right" w:leader="dot" w:pos="9350"/>
            </w:tabs>
            <w:rPr>
              <w:del w:id="427" w:author="Rickey, Terry W (TJ) JR CIV USARMY CESAM (USA)" w:date="2026-01-14T12:27:00Z" w16du:dateUtc="2026-01-14T18:27:00Z"/>
              <w:rFonts w:eastAsiaTheme="minorEastAsia"/>
              <w:noProof/>
              <w:sz w:val="24"/>
              <w:szCs w:val="24"/>
            </w:rPr>
          </w:pPr>
          <w:del w:id="428" w:author="Rickey, Terry W (TJ) JR CIV USARMY CESAM (USA)" w:date="2026-01-14T12:27:00Z" w16du:dateUtc="2026-01-14T18:27:00Z">
            <w:r w:rsidRPr="00E12F2E" w:rsidDel="00E12F2E">
              <w:rPr>
                <w:rStyle w:val="Hyperlink"/>
                <w:noProof/>
              </w:rPr>
              <w:delText>B. Resident Predator</w:delText>
            </w:r>
            <w:r w:rsidDel="00E12F2E">
              <w:rPr>
                <w:noProof/>
                <w:webHidden/>
              </w:rPr>
              <w:tab/>
              <w:delText>38</w:delText>
            </w:r>
          </w:del>
        </w:p>
        <w:p w14:paraId="611C14F2" w14:textId="646AC5B1" w:rsidR="00A7724C" w:rsidDel="00E12F2E" w:rsidRDefault="00A7724C">
          <w:pPr>
            <w:pStyle w:val="TOC2"/>
            <w:tabs>
              <w:tab w:val="right" w:leader="dot" w:pos="9350"/>
            </w:tabs>
            <w:rPr>
              <w:del w:id="429" w:author="Rickey, Terry W (TJ) JR CIV USARMY CESAM (USA)" w:date="2026-01-14T12:27:00Z" w16du:dateUtc="2026-01-14T18:27:00Z"/>
              <w:rFonts w:eastAsiaTheme="minorEastAsia"/>
              <w:noProof/>
              <w:sz w:val="24"/>
              <w:szCs w:val="24"/>
            </w:rPr>
          </w:pPr>
          <w:del w:id="430" w:author="Rickey, Terry W (TJ) JR CIV USARMY CESAM (USA)" w:date="2026-01-14T12:27:00Z" w16du:dateUtc="2026-01-14T18:27:00Z">
            <w:r w:rsidRPr="00E12F2E" w:rsidDel="00E12F2E">
              <w:rPr>
                <w:rStyle w:val="Hyperlink"/>
                <w:noProof/>
              </w:rPr>
              <w:delText>Sport fish, prefers slower water/structure.</w:delText>
            </w:r>
            <w:r w:rsidDel="00E12F2E">
              <w:rPr>
                <w:noProof/>
                <w:webHidden/>
              </w:rPr>
              <w:tab/>
              <w:delText>38</w:delText>
            </w:r>
          </w:del>
        </w:p>
        <w:p w14:paraId="0D5C7B9B" w14:textId="7C6BC342" w:rsidR="00A7724C" w:rsidDel="00E12F2E" w:rsidRDefault="00A7724C">
          <w:pPr>
            <w:pStyle w:val="TOC2"/>
            <w:tabs>
              <w:tab w:val="right" w:leader="dot" w:pos="9350"/>
            </w:tabs>
            <w:rPr>
              <w:del w:id="431" w:author="Rickey, Terry W (TJ) JR CIV USARMY CESAM (USA)" w:date="2026-01-14T12:27:00Z" w16du:dateUtc="2026-01-14T18:27:00Z"/>
              <w:rFonts w:eastAsiaTheme="minorEastAsia"/>
              <w:noProof/>
              <w:sz w:val="24"/>
              <w:szCs w:val="24"/>
            </w:rPr>
          </w:pPr>
          <w:del w:id="432" w:author="Rickey, Terry W (TJ) JR CIV USARMY CESAM (USA)" w:date="2026-01-14T12:27:00Z" w16du:dateUtc="2026-01-14T18:27:00Z">
            <w:r w:rsidRPr="00E12F2E" w:rsidDel="00E12F2E">
              <w:rPr>
                <w:rStyle w:val="Hyperlink"/>
                <w:noProof/>
              </w:rPr>
              <w:delText>--- Benthic Species (Bottom-Dwelling) ---</w:delText>
            </w:r>
            <w:r w:rsidDel="00E12F2E">
              <w:rPr>
                <w:noProof/>
                <w:webHidden/>
              </w:rPr>
              <w:tab/>
              <w:delText>38</w:delText>
            </w:r>
          </w:del>
        </w:p>
        <w:p w14:paraId="2FFEAE2B" w14:textId="71F82DA7" w:rsidR="00A7724C" w:rsidDel="00E12F2E" w:rsidRDefault="00A7724C">
          <w:pPr>
            <w:pStyle w:val="TOC2"/>
            <w:tabs>
              <w:tab w:val="right" w:leader="dot" w:pos="9350"/>
            </w:tabs>
            <w:rPr>
              <w:del w:id="433" w:author="Rickey, Terry W (TJ) JR CIV USARMY CESAM (USA)" w:date="2026-01-14T12:27:00Z" w16du:dateUtc="2026-01-14T18:27:00Z"/>
              <w:rFonts w:eastAsiaTheme="minorEastAsia"/>
              <w:noProof/>
              <w:sz w:val="24"/>
              <w:szCs w:val="24"/>
            </w:rPr>
          </w:pPr>
          <w:del w:id="434" w:author="Rickey, Terry W (TJ) JR CIV USARMY CESAM (USA)" w:date="2026-01-14T12:27:00Z" w16du:dateUtc="2026-01-14T18:27:00Z">
            <w:r w:rsidRPr="00E12F2E" w:rsidDel="00E12F2E">
              <w:rPr>
                <w:rStyle w:val="Hyperlink"/>
                <w:noProof/>
              </w:rPr>
              <w:delText>Black Spotted Darter</w:delText>
            </w:r>
            <w:r w:rsidDel="00E12F2E">
              <w:rPr>
                <w:noProof/>
                <w:webHidden/>
              </w:rPr>
              <w:tab/>
              <w:delText>38</w:delText>
            </w:r>
          </w:del>
        </w:p>
        <w:p w14:paraId="586C7EB0" w14:textId="16160DB3" w:rsidR="00A7724C" w:rsidDel="00E12F2E" w:rsidRDefault="00A7724C">
          <w:pPr>
            <w:pStyle w:val="TOC2"/>
            <w:tabs>
              <w:tab w:val="right" w:leader="dot" w:pos="9350"/>
            </w:tabs>
            <w:rPr>
              <w:del w:id="435" w:author="Rickey, Terry W (TJ) JR CIV USARMY CESAM (USA)" w:date="2026-01-14T12:27:00Z" w16du:dateUtc="2026-01-14T18:27:00Z"/>
              <w:rFonts w:eastAsiaTheme="minorEastAsia"/>
              <w:noProof/>
              <w:sz w:val="24"/>
              <w:szCs w:val="24"/>
            </w:rPr>
          </w:pPr>
          <w:del w:id="436"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38</w:delText>
            </w:r>
          </w:del>
        </w:p>
        <w:p w14:paraId="55450253" w14:textId="495C216B" w:rsidR="00A7724C" w:rsidDel="00E12F2E" w:rsidRDefault="00A7724C">
          <w:pPr>
            <w:pStyle w:val="TOC2"/>
            <w:tabs>
              <w:tab w:val="right" w:leader="dot" w:pos="9350"/>
            </w:tabs>
            <w:rPr>
              <w:del w:id="437" w:author="Rickey, Terry W (TJ) JR CIV USARMY CESAM (USA)" w:date="2026-01-14T12:27:00Z" w16du:dateUtc="2026-01-14T18:27:00Z"/>
              <w:rFonts w:eastAsiaTheme="minorEastAsia"/>
              <w:noProof/>
              <w:sz w:val="24"/>
              <w:szCs w:val="24"/>
            </w:rPr>
          </w:pPr>
          <w:del w:id="438" w:author="Rickey, Terry W (TJ) JR CIV USARMY CESAM (USA)" w:date="2026-01-14T12:27:00Z" w16du:dateUtc="2026-01-14T18:27:00Z">
            <w:r w:rsidRPr="00E12F2E" w:rsidDel="00E12F2E">
              <w:rPr>
                <w:rStyle w:val="Hyperlink"/>
                <w:noProof/>
              </w:rPr>
              <w:delText>Darter, lives on substrate.</w:delText>
            </w:r>
            <w:r w:rsidDel="00E12F2E">
              <w:rPr>
                <w:noProof/>
                <w:webHidden/>
              </w:rPr>
              <w:tab/>
              <w:delText>38</w:delText>
            </w:r>
          </w:del>
        </w:p>
        <w:p w14:paraId="53770291" w14:textId="1D5433F2" w:rsidR="00A7724C" w:rsidDel="00E12F2E" w:rsidRDefault="00A7724C">
          <w:pPr>
            <w:pStyle w:val="TOC2"/>
            <w:tabs>
              <w:tab w:val="right" w:leader="dot" w:pos="9350"/>
            </w:tabs>
            <w:rPr>
              <w:del w:id="439" w:author="Rickey, Terry W (TJ) JR CIV USARMY CESAM (USA)" w:date="2026-01-14T12:27:00Z" w16du:dateUtc="2026-01-14T18:27:00Z"/>
              <w:rFonts w:eastAsiaTheme="minorEastAsia"/>
              <w:noProof/>
              <w:sz w:val="24"/>
              <w:szCs w:val="24"/>
            </w:rPr>
          </w:pPr>
          <w:del w:id="440" w:author="Rickey, Terry W (TJ) JR CIV USARMY CESAM (USA)" w:date="2026-01-14T12:27:00Z" w16du:dateUtc="2026-01-14T18:27:00Z">
            <w:r w:rsidRPr="00E12F2E" w:rsidDel="00E12F2E">
              <w:rPr>
                <w:rStyle w:val="Hyperlink"/>
                <w:noProof/>
              </w:rPr>
              <w:delText>Blacktail Redhorse</w:delText>
            </w:r>
            <w:r w:rsidDel="00E12F2E">
              <w:rPr>
                <w:noProof/>
                <w:webHidden/>
              </w:rPr>
              <w:tab/>
              <w:delText>39</w:delText>
            </w:r>
          </w:del>
        </w:p>
        <w:p w14:paraId="17AA5B68" w14:textId="78AF20C5" w:rsidR="00A7724C" w:rsidDel="00E12F2E" w:rsidRDefault="00A7724C">
          <w:pPr>
            <w:pStyle w:val="TOC2"/>
            <w:tabs>
              <w:tab w:val="right" w:leader="dot" w:pos="9350"/>
            </w:tabs>
            <w:rPr>
              <w:del w:id="441" w:author="Rickey, Terry W (TJ) JR CIV USARMY CESAM (USA)" w:date="2026-01-14T12:27:00Z" w16du:dateUtc="2026-01-14T18:27:00Z"/>
              <w:rFonts w:eastAsiaTheme="minorEastAsia"/>
              <w:noProof/>
              <w:sz w:val="24"/>
              <w:szCs w:val="24"/>
            </w:rPr>
          </w:pPr>
          <w:del w:id="442"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7D815961" w14:textId="0388B96E" w:rsidR="00A7724C" w:rsidDel="00E12F2E" w:rsidRDefault="00A7724C">
          <w:pPr>
            <w:pStyle w:val="TOC2"/>
            <w:tabs>
              <w:tab w:val="right" w:leader="dot" w:pos="9350"/>
            </w:tabs>
            <w:rPr>
              <w:del w:id="443" w:author="Rickey, Terry W (TJ) JR CIV USARMY CESAM (USA)" w:date="2026-01-14T12:27:00Z" w16du:dateUtc="2026-01-14T18:27:00Z"/>
              <w:rFonts w:eastAsiaTheme="minorEastAsia"/>
              <w:noProof/>
              <w:sz w:val="24"/>
              <w:szCs w:val="24"/>
            </w:rPr>
          </w:pPr>
          <w:del w:id="444" w:author="Rickey, Terry W (TJ) JR CIV USARMY CESAM (USA)" w:date="2026-01-14T12:27:00Z" w16du:dateUtc="2026-01-14T18:27:00Z">
            <w:r w:rsidRPr="00E12F2E" w:rsidDel="00E12F2E">
              <w:rPr>
                <w:rStyle w:val="Hyperlink"/>
                <w:noProof/>
              </w:rPr>
              <w:delText>While a sucker, more of a generalist benthic feeder.</w:delText>
            </w:r>
            <w:r w:rsidDel="00E12F2E">
              <w:rPr>
                <w:noProof/>
                <w:webHidden/>
              </w:rPr>
              <w:tab/>
              <w:delText>39</w:delText>
            </w:r>
          </w:del>
        </w:p>
        <w:p w14:paraId="664ECBB5" w14:textId="59685142" w:rsidR="00A7724C" w:rsidDel="00E12F2E" w:rsidRDefault="00A7724C">
          <w:pPr>
            <w:pStyle w:val="TOC2"/>
            <w:tabs>
              <w:tab w:val="right" w:leader="dot" w:pos="9350"/>
            </w:tabs>
            <w:rPr>
              <w:del w:id="445" w:author="Rickey, Terry W (TJ) JR CIV USARMY CESAM (USA)" w:date="2026-01-14T12:27:00Z" w16du:dateUtc="2026-01-14T18:27:00Z"/>
              <w:rFonts w:eastAsiaTheme="minorEastAsia"/>
              <w:noProof/>
              <w:sz w:val="24"/>
              <w:szCs w:val="24"/>
            </w:rPr>
          </w:pPr>
          <w:del w:id="446" w:author="Rickey, Terry W (TJ) JR CIV USARMY CESAM (USA)" w:date="2026-01-14T12:27:00Z" w16du:dateUtc="2026-01-14T18:27:00Z">
            <w:r w:rsidRPr="00E12F2E" w:rsidDel="00E12F2E">
              <w:rPr>
                <w:rStyle w:val="Hyperlink"/>
                <w:noProof/>
              </w:rPr>
              <w:delText>Channel Darter</w:delText>
            </w:r>
            <w:r w:rsidDel="00E12F2E">
              <w:rPr>
                <w:noProof/>
                <w:webHidden/>
              </w:rPr>
              <w:tab/>
              <w:delText>39</w:delText>
            </w:r>
          </w:del>
        </w:p>
        <w:p w14:paraId="77E9C720" w14:textId="56CD7800" w:rsidR="00A7724C" w:rsidDel="00E12F2E" w:rsidRDefault="00A7724C">
          <w:pPr>
            <w:pStyle w:val="TOC2"/>
            <w:tabs>
              <w:tab w:val="right" w:leader="dot" w:pos="9350"/>
            </w:tabs>
            <w:rPr>
              <w:del w:id="447" w:author="Rickey, Terry W (TJ) JR CIV USARMY CESAM (USA)" w:date="2026-01-14T12:27:00Z" w16du:dateUtc="2026-01-14T18:27:00Z"/>
              <w:rFonts w:eastAsiaTheme="minorEastAsia"/>
              <w:noProof/>
              <w:sz w:val="24"/>
              <w:szCs w:val="24"/>
            </w:rPr>
          </w:pPr>
          <w:del w:id="448"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5E8917CD" w14:textId="48121C10" w:rsidR="00A7724C" w:rsidDel="00E12F2E" w:rsidRDefault="00A7724C">
          <w:pPr>
            <w:pStyle w:val="TOC2"/>
            <w:tabs>
              <w:tab w:val="right" w:leader="dot" w:pos="9350"/>
            </w:tabs>
            <w:rPr>
              <w:del w:id="449" w:author="Rickey, Terry W (TJ) JR CIV USARMY CESAM (USA)" w:date="2026-01-14T12:27:00Z" w16du:dateUtc="2026-01-14T18:27:00Z"/>
              <w:rFonts w:eastAsiaTheme="minorEastAsia"/>
              <w:noProof/>
              <w:sz w:val="24"/>
              <w:szCs w:val="24"/>
            </w:rPr>
          </w:pPr>
          <w:del w:id="450" w:author="Rickey, Terry W (TJ) JR CIV USARMY CESAM (USA)" w:date="2026-01-14T12:27:00Z" w16du:dateUtc="2026-01-14T18:27:00Z">
            <w:r w:rsidRPr="00E12F2E" w:rsidDel="00E12F2E">
              <w:rPr>
                <w:rStyle w:val="Hyperlink"/>
                <w:noProof/>
              </w:rPr>
              <w:delText>Classic inhabitant of sand/gravel runs.</w:delText>
            </w:r>
            <w:r w:rsidDel="00E12F2E">
              <w:rPr>
                <w:noProof/>
                <w:webHidden/>
              </w:rPr>
              <w:tab/>
              <w:delText>39</w:delText>
            </w:r>
          </w:del>
        </w:p>
        <w:p w14:paraId="4C62F301" w14:textId="085CC192" w:rsidR="00A7724C" w:rsidDel="00E12F2E" w:rsidRDefault="00A7724C">
          <w:pPr>
            <w:pStyle w:val="TOC2"/>
            <w:tabs>
              <w:tab w:val="right" w:leader="dot" w:pos="9350"/>
            </w:tabs>
            <w:rPr>
              <w:del w:id="451" w:author="Rickey, Terry W (TJ) JR CIV USARMY CESAM (USA)" w:date="2026-01-14T12:27:00Z" w16du:dateUtc="2026-01-14T18:27:00Z"/>
              <w:rFonts w:eastAsiaTheme="minorEastAsia"/>
              <w:noProof/>
              <w:sz w:val="24"/>
              <w:szCs w:val="24"/>
            </w:rPr>
          </w:pPr>
          <w:del w:id="452" w:author="Rickey, Terry W (TJ) JR CIV USARMY CESAM (USA)" w:date="2026-01-14T12:27:00Z" w16du:dateUtc="2026-01-14T18:27:00Z">
            <w:r w:rsidRPr="00E12F2E" w:rsidDel="00E12F2E">
              <w:rPr>
                <w:rStyle w:val="Hyperlink"/>
                <w:noProof/>
              </w:rPr>
              <w:lastRenderedPageBreak/>
              <w:delText>Crystal Darter</w:delText>
            </w:r>
            <w:r w:rsidDel="00E12F2E">
              <w:rPr>
                <w:noProof/>
                <w:webHidden/>
              </w:rPr>
              <w:tab/>
              <w:delText>39</w:delText>
            </w:r>
          </w:del>
        </w:p>
        <w:p w14:paraId="0B115DE9" w14:textId="336D1554" w:rsidR="00A7724C" w:rsidDel="00E12F2E" w:rsidRDefault="00A7724C">
          <w:pPr>
            <w:pStyle w:val="TOC2"/>
            <w:tabs>
              <w:tab w:val="right" w:leader="dot" w:pos="9350"/>
            </w:tabs>
            <w:rPr>
              <w:del w:id="453" w:author="Rickey, Terry W (TJ) JR CIV USARMY CESAM (USA)" w:date="2026-01-14T12:27:00Z" w16du:dateUtc="2026-01-14T18:27:00Z"/>
              <w:rFonts w:eastAsiaTheme="minorEastAsia"/>
              <w:noProof/>
              <w:sz w:val="24"/>
              <w:szCs w:val="24"/>
            </w:rPr>
          </w:pPr>
          <w:del w:id="454"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344C6061" w14:textId="3EF1599F" w:rsidR="00A7724C" w:rsidDel="00E12F2E" w:rsidRDefault="00A7724C">
          <w:pPr>
            <w:pStyle w:val="TOC2"/>
            <w:tabs>
              <w:tab w:val="right" w:leader="dot" w:pos="9350"/>
            </w:tabs>
            <w:rPr>
              <w:del w:id="455" w:author="Rickey, Terry W (TJ) JR CIV USARMY CESAM (USA)" w:date="2026-01-14T12:27:00Z" w16du:dateUtc="2026-01-14T18:27:00Z"/>
              <w:rFonts w:eastAsiaTheme="minorEastAsia"/>
              <w:noProof/>
              <w:sz w:val="24"/>
              <w:szCs w:val="24"/>
            </w:rPr>
          </w:pPr>
          <w:del w:id="456" w:author="Rickey, Terry W (TJ) JR CIV USARMY CESAM (USA)" w:date="2026-01-14T12:27:00Z" w16du:dateUtc="2026-01-14T18:27:00Z">
            <w:r w:rsidRPr="00E12F2E" w:rsidDel="00E12F2E">
              <w:rPr>
                <w:rStyle w:val="Hyperlink"/>
                <w:noProof/>
              </w:rPr>
              <w:delText>Re-assigned: Its primary functional role is as a benthic specialist.</w:delText>
            </w:r>
            <w:r w:rsidDel="00E12F2E">
              <w:rPr>
                <w:noProof/>
                <w:webHidden/>
              </w:rPr>
              <w:tab/>
              <w:delText>39</w:delText>
            </w:r>
          </w:del>
        </w:p>
        <w:p w14:paraId="711A2D92" w14:textId="42CD556A" w:rsidR="00A7724C" w:rsidDel="00E12F2E" w:rsidRDefault="00A7724C">
          <w:pPr>
            <w:pStyle w:val="TOC2"/>
            <w:tabs>
              <w:tab w:val="right" w:leader="dot" w:pos="9350"/>
            </w:tabs>
            <w:rPr>
              <w:del w:id="457" w:author="Rickey, Terry W (TJ) JR CIV USARMY CESAM (USA)" w:date="2026-01-14T12:27:00Z" w16du:dateUtc="2026-01-14T18:27:00Z"/>
              <w:rFonts w:eastAsiaTheme="minorEastAsia"/>
              <w:noProof/>
              <w:sz w:val="24"/>
              <w:szCs w:val="24"/>
            </w:rPr>
          </w:pPr>
          <w:del w:id="458" w:author="Rickey, Terry W (TJ) JR CIV USARMY CESAM (USA)" w:date="2026-01-14T12:27:00Z" w16du:dateUtc="2026-01-14T18:27:00Z">
            <w:r w:rsidRPr="00E12F2E" w:rsidDel="00E12F2E">
              <w:rPr>
                <w:rStyle w:val="Hyperlink"/>
                <w:noProof/>
              </w:rPr>
              <w:delText>Freckled Darter</w:delText>
            </w:r>
            <w:r w:rsidDel="00E12F2E">
              <w:rPr>
                <w:noProof/>
                <w:webHidden/>
              </w:rPr>
              <w:tab/>
              <w:delText>39</w:delText>
            </w:r>
          </w:del>
        </w:p>
        <w:p w14:paraId="14532D0F" w14:textId="57A50374" w:rsidR="00A7724C" w:rsidDel="00E12F2E" w:rsidRDefault="00A7724C">
          <w:pPr>
            <w:pStyle w:val="TOC2"/>
            <w:tabs>
              <w:tab w:val="right" w:leader="dot" w:pos="9350"/>
            </w:tabs>
            <w:rPr>
              <w:del w:id="459" w:author="Rickey, Terry W (TJ) JR CIV USARMY CESAM (USA)" w:date="2026-01-14T12:27:00Z" w16du:dateUtc="2026-01-14T18:27:00Z"/>
              <w:rFonts w:eastAsiaTheme="minorEastAsia"/>
              <w:noProof/>
              <w:sz w:val="24"/>
              <w:szCs w:val="24"/>
            </w:rPr>
          </w:pPr>
          <w:del w:id="460"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55F44508" w14:textId="65F6CCDF" w:rsidR="00A7724C" w:rsidDel="00E12F2E" w:rsidRDefault="00A7724C">
          <w:pPr>
            <w:pStyle w:val="TOC2"/>
            <w:tabs>
              <w:tab w:val="right" w:leader="dot" w:pos="9350"/>
            </w:tabs>
            <w:rPr>
              <w:del w:id="461" w:author="Rickey, Terry W (TJ) JR CIV USARMY CESAM (USA)" w:date="2026-01-14T12:27:00Z" w16du:dateUtc="2026-01-14T18:27:00Z"/>
              <w:rFonts w:eastAsiaTheme="minorEastAsia"/>
              <w:noProof/>
              <w:sz w:val="24"/>
              <w:szCs w:val="24"/>
            </w:rPr>
          </w:pPr>
          <w:del w:id="462" w:author="Rickey, Terry W (TJ) JR CIV USARMY CESAM (USA)" w:date="2026-01-14T12:27:00Z" w16du:dateUtc="2026-01-14T18:27:00Z">
            <w:r w:rsidRPr="00E12F2E" w:rsidDel="00E12F2E">
              <w:rPr>
                <w:rStyle w:val="Hyperlink"/>
                <w:noProof/>
              </w:rPr>
              <w:delText>Darter, lives on substrate.</w:delText>
            </w:r>
            <w:r w:rsidDel="00E12F2E">
              <w:rPr>
                <w:noProof/>
                <w:webHidden/>
              </w:rPr>
              <w:tab/>
              <w:delText>39</w:delText>
            </w:r>
          </w:del>
        </w:p>
        <w:p w14:paraId="170920AC" w14:textId="091D1708" w:rsidR="00A7724C" w:rsidDel="00E12F2E" w:rsidRDefault="00A7724C">
          <w:pPr>
            <w:pStyle w:val="TOC2"/>
            <w:tabs>
              <w:tab w:val="right" w:leader="dot" w:pos="9350"/>
            </w:tabs>
            <w:rPr>
              <w:del w:id="463" w:author="Rickey, Terry W (TJ) JR CIV USARMY CESAM (USA)" w:date="2026-01-14T12:27:00Z" w16du:dateUtc="2026-01-14T18:27:00Z"/>
              <w:rFonts w:eastAsiaTheme="minorEastAsia"/>
              <w:noProof/>
              <w:sz w:val="24"/>
              <w:szCs w:val="24"/>
            </w:rPr>
          </w:pPr>
          <w:del w:id="464" w:author="Rickey, Terry W (TJ) JR CIV USARMY CESAM (USA)" w:date="2026-01-14T12:27:00Z" w16du:dateUtc="2026-01-14T18:27:00Z">
            <w:r w:rsidRPr="00E12F2E" w:rsidDel="00E12F2E">
              <w:rPr>
                <w:rStyle w:val="Hyperlink"/>
                <w:noProof/>
              </w:rPr>
              <w:delText>Freshwater Drum</w:delText>
            </w:r>
            <w:r w:rsidDel="00E12F2E">
              <w:rPr>
                <w:noProof/>
                <w:webHidden/>
              </w:rPr>
              <w:tab/>
              <w:delText>39</w:delText>
            </w:r>
          </w:del>
        </w:p>
        <w:p w14:paraId="54371504" w14:textId="00A5CFF2" w:rsidR="00A7724C" w:rsidDel="00E12F2E" w:rsidRDefault="00A7724C">
          <w:pPr>
            <w:pStyle w:val="TOC2"/>
            <w:tabs>
              <w:tab w:val="right" w:leader="dot" w:pos="9350"/>
            </w:tabs>
            <w:rPr>
              <w:del w:id="465" w:author="Rickey, Terry W (TJ) JR CIV USARMY CESAM (USA)" w:date="2026-01-14T12:27:00Z" w16du:dateUtc="2026-01-14T18:27:00Z"/>
              <w:rFonts w:eastAsiaTheme="minorEastAsia"/>
              <w:noProof/>
              <w:sz w:val="24"/>
              <w:szCs w:val="24"/>
            </w:rPr>
          </w:pPr>
          <w:del w:id="466"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602E0C93" w14:textId="7238F540" w:rsidR="00A7724C" w:rsidDel="00E12F2E" w:rsidRDefault="00A7724C">
          <w:pPr>
            <w:pStyle w:val="TOC2"/>
            <w:tabs>
              <w:tab w:val="right" w:leader="dot" w:pos="9350"/>
            </w:tabs>
            <w:rPr>
              <w:del w:id="467" w:author="Rickey, Terry W (TJ) JR CIV USARMY CESAM (USA)" w:date="2026-01-14T12:27:00Z" w16du:dateUtc="2026-01-14T18:27:00Z"/>
              <w:rFonts w:eastAsiaTheme="minorEastAsia"/>
              <w:noProof/>
              <w:sz w:val="24"/>
              <w:szCs w:val="24"/>
            </w:rPr>
          </w:pPr>
          <w:del w:id="468" w:author="Rickey, Terry W (TJ) JR CIV USARMY CESAM (USA)" w:date="2026-01-14T12:27:00Z" w16du:dateUtc="2026-01-14T18:27:00Z">
            <w:r w:rsidRPr="00E12F2E" w:rsidDel="00E12F2E">
              <w:rPr>
                <w:rStyle w:val="Hyperlink"/>
                <w:noProof/>
              </w:rPr>
              <w:delText>Primarily a bottom-feeder on mollusks.</w:delText>
            </w:r>
            <w:r w:rsidDel="00E12F2E">
              <w:rPr>
                <w:noProof/>
                <w:webHidden/>
              </w:rPr>
              <w:tab/>
              <w:delText>39</w:delText>
            </w:r>
          </w:del>
        </w:p>
        <w:p w14:paraId="61A5403D" w14:textId="358B120F" w:rsidR="00A7724C" w:rsidDel="00E12F2E" w:rsidRDefault="00A7724C">
          <w:pPr>
            <w:pStyle w:val="TOC2"/>
            <w:tabs>
              <w:tab w:val="right" w:leader="dot" w:pos="9350"/>
            </w:tabs>
            <w:rPr>
              <w:del w:id="469" w:author="Rickey, Terry W (TJ) JR CIV USARMY CESAM (USA)" w:date="2026-01-14T12:27:00Z" w16du:dateUtc="2026-01-14T18:27:00Z"/>
              <w:rFonts w:eastAsiaTheme="minorEastAsia"/>
              <w:noProof/>
              <w:sz w:val="24"/>
              <w:szCs w:val="24"/>
            </w:rPr>
          </w:pPr>
          <w:del w:id="470" w:author="Rickey, Terry W (TJ) JR CIV USARMY CESAM (USA)" w:date="2026-01-14T12:27:00Z" w16du:dateUtc="2026-01-14T18:27:00Z">
            <w:r w:rsidRPr="00E12F2E" w:rsidDel="00E12F2E">
              <w:rPr>
                <w:rStyle w:val="Hyperlink"/>
                <w:noProof/>
              </w:rPr>
              <w:delText>Logperch</w:delText>
            </w:r>
            <w:r w:rsidDel="00E12F2E">
              <w:rPr>
                <w:noProof/>
                <w:webHidden/>
              </w:rPr>
              <w:tab/>
              <w:delText>39</w:delText>
            </w:r>
          </w:del>
        </w:p>
        <w:p w14:paraId="1B9E4006" w14:textId="25DD1BF0" w:rsidR="00A7724C" w:rsidDel="00E12F2E" w:rsidRDefault="00A7724C">
          <w:pPr>
            <w:pStyle w:val="TOC2"/>
            <w:tabs>
              <w:tab w:val="right" w:leader="dot" w:pos="9350"/>
            </w:tabs>
            <w:rPr>
              <w:del w:id="471" w:author="Rickey, Terry W (TJ) JR CIV USARMY CESAM (USA)" w:date="2026-01-14T12:27:00Z" w16du:dateUtc="2026-01-14T18:27:00Z"/>
              <w:rFonts w:eastAsiaTheme="minorEastAsia"/>
              <w:noProof/>
              <w:sz w:val="24"/>
              <w:szCs w:val="24"/>
            </w:rPr>
          </w:pPr>
          <w:del w:id="472"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210AF42F" w14:textId="6002F65A" w:rsidR="00A7724C" w:rsidDel="00E12F2E" w:rsidRDefault="00A7724C">
          <w:pPr>
            <w:pStyle w:val="TOC2"/>
            <w:tabs>
              <w:tab w:val="right" w:leader="dot" w:pos="9350"/>
            </w:tabs>
            <w:rPr>
              <w:del w:id="473" w:author="Rickey, Terry W (TJ) JR CIV USARMY CESAM (USA)" w:date="2026-01-14T12:27:00Z" w16du:dateUtc="2026-01-14T18:27:00Z"/>
              <w:rFonts w:eastAsiaTheme="minorEastAsia"/>
              <w:noProof/>
              <w:sz w:val="24"/>
              <w:szCs w:val="24"/>
            </w:rPr>
          </w:pPr>
          <w:del w:id="474" w:author="Rickey, Terry W (TJ) JR CIV USARMY CESAM (USA)" w:date="2026-01-14T12:27:00Z" w16du:dateUtc="2026-01-14T18:27:00Z">
            <w:r w:rsidRPr="00E12F2E" w:rsidDel="00E12F2E">
              <w:rPr>
                <w:rStyle w:val="Hyperlink"/>
                <w:noProof/>
              </w:rPr>
              <w:delText>Unique darter that flips stones to feed.</w:delText>
            </w:r>
            <w:r w:rsidDel="00E12F2E">
              <w:rPr>
                <w:noProof/>
                <w:webHidden/>
              </w:rPr>
              <w:tab/>
              <w:delText>39</w:delText>
            </w:r>
          </w:del>
        </w:p>
        <w:p w14:paraId="3C4665EC" w14:textId="467932C1" w:rsidR="00A7724C" w:rsidDel="00E12F2E" w:rsidRDefault="00A7724C">
          <w:pPr>
            <w:pStyle w:val="TOC2"/>
            <w:tabs>
              <w:tab w:val="right" w:leader="dot" w:pos="9350"/>
            </w:tabs>
            <w:rPr>
              <w:del w:id="475" w:author="Rickey, Terry W (TJ) JR CIV USARMY CESAM (USA)" w:date="2026-01-14T12:27:00Z" w16du:dateUtc="2026-01-14T18:27:00Z"/>
              <w:rFonts w:eastAsiaTheme="minorEastAsia"/>
              <w:noProof/>
              <w:sz w:val="24"/>
              <w:szCs w:val="24"/>
            </w:rPr>
          </w:pPr>
          <w:del w:id="476" w:author="Rickey, Terry W (TJ) JR CIV USARMY CESAM (USA)" w:date="2026-01-14T12:27:00Z" w16du:dateUtc="2026-01-14T18:27:00Z">
            <w:r w:rsidRPr="00E12F2E" w:rsidDel="00E12F2E">
              <w:rPr>
                <w:rStyle w:val="Hyperlink"/>
                <w:noProof/>
              </w:rPr>
              <w:delText>Orangetail Darter</w:delText>
            </w:r>
            <w:r w:rsidDel="00E12F2E">
              <w:rPr>
                <w:noProof/>
                <w:webHidden/>
              </w:rPr>
              <w:tab/>
              <w:delText>39</w:delText>
            </w:r>
          </w:del>
        </w:p>
        <w:p w14:paraId="73C0E712" w14:textId="5E4799AC" w:rsidR="00A7724C" w:rsidDel="00E12F2E" w:rsidRDefault="00A7724C">
          <w:pPr>
            <w:pStyle w:val="TOC2"/>
            <w:tabs>
              <w:tab w:val="right" w:leader="dot" w:pos="9350"/>
            </w:tabs>
            <w:rPr>
              <w:del w:id="477" w:author="Rickey, Terry W (TJ) JR CIV USARMY CESAM (USA)" w:date="2026-01-14T12:27:00Z" w16du:dateUtc="2026-01-14T18:27:00Z"/>
              <w:rFonts w:eastAsiaTheme="minorEastAsia"/>
              <w:noProof/>
              <w:sz w:val="24"/>
              <w:szCs w:val="24"/>
            </w:rPr>
          </w:pPr>
          <w:del w:id="478"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4A6DA3A9" w14:textId="589E7BA4" w:rsidR="00A7724C" w:rsidDel="00E12F2E" w:rsidRDefault="00A7724C">
          <w:pPr>
            <w:pStyle w:val="TOC2"/>
            <w:tabs>
              <w:tab w:val="right" w:leader="dot" w:pos="9350"/>
            </w:tabs>
            <w:rPr>
              <w:del w:id="479" w:author="Rickey, Terry W (TJ) JR CIV USARMY CESAM (USA)" w:date="2026-01-14T12:27:00Z" w16du:dateUtc="2026-01-14T18:27:00Z"/>
              <w:rFonts w:eastAsiaTheme="minorEastAsia"/>
              <w:noProof/>
              <w:sz w:val="24"/>
              <w:szCs w:val="24"/>
            </w:rPr>
          </w:pPr>
          <w:del w:id="480" w:author="Rickey, Terry W (TJ) JR CIV USARMY CESAM (USA)" w:date="2026-01-14T12:27:00Z" w16du:dateUtc="2026-01-14T18:27:00Z">
            <w:r w:rsidRPr="00E12F2E" w:rsidDel="00E12F2E">
              <w:rPr>
                <w:rStyle w:val="Hyperlink"/>
                <w:noProof/>
              </w:rPr>
              <w:delText>Darter, lives on substrate.</w:delText>
            </w:r>
            <w:r w:rsidDel="00E12F2E">
              <w:rPr>
                <w:noProof/>
                <w:webHidden/>
              </w:rPr>
              <w:tab/>
              <w:delText>39</w:delText>
            </w:r>
          </w:del>
        </w:p>
        <w:p w14:paraId="6B2C69A0" w14:textId="154F5AC3" w:rsidR="00A7724C" w:rsidDel="00E12F2E" w:rsidRDefault="00A7724C">
          <w:pPr>
            <w:pStyle w:val="TOC2"/>
            <w:tabs>
              <w:tab w:val="right" w:leader="dot" w:pos="9350"/>
            </w:tabs>
            <w:rPr>
              <w:del w:id="481" w:author="Rickey, Terry W (TJ) JR CIV USARMY CESAM (USA)" w:date="2026-01-14T12:27:00Z" w16du:dateUtc="2026-01-14T18:27:00Z"/>
              <w:rFonts w:eastAsiaTheme="minorEastAsia"/>
              <w:noProof/>
              <w:sz w:val="24"/>
              <w:szCs w:val="24"/>
            </w:rPr>
          </w:pPr>
          <w:del w:id="482" w:author="Rickey, Terry W (TJ) JR CIV USARMY CESAM (USA)" w:date="2026-01-14T12:27:00Z" w16du:dateUtc="2026-01-14T18:27:00Z">
            <w:r w:rsidRPr="00E12F2E" w:rsidDel="00E12F2E">
              <w:rPr>
                <w:rStyle w:val="Hyperlink"/>
                <w:noProof/>
              </w:rPr>
              <w:delText>Quillback</w:delText>
            </w:r>
            <w:r w:rsidDel="00E12F2E">
              <w:rPr>
                <w:noProof/>
                <w:webHidden/>
              </w:rPr>
              <w:tab/>
              <w:delText>39</w:delText>
            </w:r>
          </w:del>
        </w:p>
        <w:p w14:paraId="21DD1A29" w14:textId="3AE1CD1C" w:rsidR="00A7724C" w:rsidDel="00E12F2E" w:rsidRDefault="00A7724C">
          <w:pPr>
            <w:pStyle w:val="TOC2"/>
            <w:tabs>
              <w:tab w:val="right" w:leader="dot" w:pos="9350"/>
            </w:tabs>
            <w:rPr>
              <w:del w:id="483" w:author="Rickey, Terry W (TJ) JR CIV USARMY CESAM (USA)" w:date="2026-01-14T12:27:00Z" w16du:dateUtc="2026-01-14T18:27:00Z"/>
              <w:rFonts w:eastAsiaTheme="minorEastAsia"/>
              <w:noProof/>
              <w:sz w:val="24"/>
              <w:szCs w:val="24"/>
            </w:rPr>
          </w:pPr>
          <w:del w:id="484"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3A415443" w14:textId="680882E5" w:rsidR="00A7724C" w:rsidDel="00E12F2E" w:rsidRDefault="00A7724C">
          <w:pPr>
            <w:pStyle w:val="TOC2"/>
            <w:tabs>
              <w:tab w:val="right" w:leader="dot" w:pos="9350"/>
            </w:tabs>
            <w:rPr>
              <w:del w:id="485" w:author="Rickey, Terry W (TJ) JR CIV USARMY CESAM (USA)" w:date="2026-01-14T12:27:00Z" w16du:dateUtc="2026-01-14T18:27:00Z"/>
              <w:rFonts w:eastAsiaTheme="minorEastAsia"/>
              <w:noProof/>
              <w:sz w:val="24"/>
              <w:szCs w:val="24"/>
            </w:rPr>
          </w:pPr>
          <w:del w:id="486" w:author="Rickey, Terry W (TJ) JR CIV USARMY CESAM (USA)" w:date="2026-01-14T12:27:00Z" w16du:dateUtc="2026-01-14T18:27:00Z">
            <w:r w:rsidRPr="00E12F2E" w:rsidDel="00E12F2E">
              <w:rPr>
                <w:rStyle w:val="Hyperlink"/>
                <w:noProof/>
              </w:rPr>
              <w:delText>Benthic-feeding carpsucker.</w:delText>
            </w:r>
            <w:r w:rsidDel="00E12F2E">
              <w:rPr>
                <w:noProof/>
                <w:webHidden/>
              </w:rPr>
              <w:tab/>
              <w:delText>39</w:delText>
            </w:r>
          </w:del>
        </w:p>
        <w:p w14:paraId="774A5F1C" w14:textId="4D5A4C76" w:rsidR="00A7724C" w:rsidDel="00E12F2E" w:rsidRDefault="00A7724C">
          <w:pPr>
            <w:pStyle w:val="TOC2"/>
            <w:tabs>
              <w:tab w:val="right" w:leader="dot" w:pos="9350"/>
            </w:tabs>
            <w:rPr>
              <w:del w:id="487" w:author="Rickey, Terry W (TJ) JR CIV USARMY CESAM (USA)" w:date="2026-01-14T12:27:00Z" w16du:dateUtc="2026-01-14T18:27:00Z"/>
              <w:rFonts w:eastAsiaTheme="minorEastAsia"/>
              <w:noProof/>
              <w:sz w:val="24"/>
              <w:szCs w:val="24"/>
            </w:rPr>
          </w:pPr>
          <w:del w:id="488" w:author="Rickey, Terry W (TJ) JR CIV USARMY CESAM (USA)" w:date="2026-01-14T12:27:00Z" w16du:dateUtc="2026-01-14T18:27:00Z">
            <w:r w:rsidRPr="00E12F2E" w:rsidDel="00E12F2E">
              <w:rPr>
                <w:rStyle w:val="Hyperlink"/>
                <w:noProof/>
              </w:rPr>
              <w:delText>River Darter</w:delText>
            </w:r>
            <w:r w:rsidDel="00E12F2E">
              <w:rPr>
                <w:noProof/>
                <w:webHidden/>
              </w:rPr>
              <w:tab/>
              <w:delText>39</w:delText>
            </w:r>
          </w:del>
        </w:p>
        <w:p w14:paraId="7B2FAE07" w14:textId="36A24045" w:rsidR="00A7724C" w:rsidDel="00E12F2E" w:rsidRDefault="00A7724C">
          <w:pPr>
            <w:pStyle w:val="TOC2"/>
            <w:tabs>
              <w:tab w:val="right" w:leader="dot" w:pos="9350"/>
            </w:tabs>
            <w:rPr>
              <w:del w:id="489" w:author="Rickey, Terry W (TJ) JR CIV USARMY CESAM (USA)" w:date="2026-01-14T12:27:00Z" w16du:dateUtc="2026-01-14T18:27:00Z"/>
              <w:rFonts w:eastAsiaTheme="minorEastAsia"/>
              <w:noProof/>
              <w:sz w:val="24"/>
              <w:szCs w:val="24"/>
            </w:rPr>
          </w:pPr>
          <w:del w:id="490"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6F34424B" w14:textId="7E130FF6" w:rsidR="00A7724C" w:rsidDel="00E12F2E" w:rsidRDefault="00A7724C">
          <w:pPr>
            <w:pStyle w:val="TOC2"/>
            <w:tabs>
              <w:tab w:val="right" w:leader="dot" w:pos="9350"/>
            </w:tabs>
            <w:rPr>
              <w:del w:id="491" w:author="Rickey, Terry W (TJ) JR CIV USARMY CESAM (USA)" w:date="2026-01-14T12:27:00Z" w16du:dateUtc="2026-01-14T18:27:00Z"/>
              <w:rFonts w:eastAsiaTheme="minorEastAsia"/>
              <w:noProof/>
              <w:sz w:val="24"/>
              <w:szCs w:val="24"/>
            </w:rPr>
          </w:pPr>
          <w:del w:id="492" w:author="Rickey, Terry W (TJ) JR CIV USARMY CESAM (USA)" w:date="2026-01-14T12:27:00Z" w16du:dateUtc="2026-01-14T18:27:00Z">
            <w:r w:rsidRPr="00E12F2E" w:rsidDel="00E12F2E">
              <w:rPr>
                <w:rStyle w:val="Hyperlink"/>
                <w:noProof/>
              </w:rPr>
              <w:delText>Darter, lives on substrate.</w:delText>
            </w:r>
            <w:r w:rsidDel="00E12F2E">
              <w:rPr>
                <w:noProof/>
                <w:webHidden/>
              </w:rPr>
              <w:tab/>
              <w:delText>39</w:delText>
            </w:r>
          </w:del>
        </w:p>
        <w:p w14:paraId="42E02BE9" w14:textId="408EF890" w:rsidR="00A7724C" w:rsidDel="00E12F2E" w:rsidRDefault="00A7724C">
          <w:pPr>
            <w:pStyle w:val="TOC2"/>
            <w:tabs>
              <w:tab w:val="right" w:leader="dot" w:pos="9350"/>
            </w:tabs>
            <w:rPr>
              <w:del w:id="493" w:author="Rickey, Terry W (TJ) JR CIV USARMY CESAM (USA)" w:date="2026-01-14T12:27:00Z" w16du:dateUtc="2026-01-14T18:27:00Z"/>
              <w:rFonts w:eastAsiaTheme="minorEastAsia"/>
              <w:noProof/>
              <w:sz w:val="24"/>
              <w:szCs w:val="24"/>
            </w:rPr>
          </w:pPr>
          <w:del w:id="494" w:author="Rickey, Terry W (TJ) JR CIV USARMY CESAM (USA)" w:date="2026-01-14T12:27:00Z" w16du:dateUtc="2026-01-14T18:27:00Z">
            <w:r w:rsidRPr="00E12F2E" w:rsidDel="00E12F2E">
              <w:rPr>
                <w:rStyle w:val="Hyperlink"/>
                <w:noProof/>
              </w:rPr>
              <w:delText>Southern Madtom</w:delText>
            </w:r>
            <w:r w:rsidDel="00E12F2E">
              <w:rPr>
                <w:noProof/>
                <w:webHidden/>
              </w:rPr>
              <w:tab/>
              <w:delText>39</w:delText>
            </w:r>
          </w:del>
        </w:p>
        <w:p w14:paraId="2D015C71" w14:textId="2EF0FA5E" w:rsidR="00A7724C" w:rsidDel="00E12F2E" w:rsidRDefault="00A7724C">
          <w:pPr>
            <w:pStyle w:val="TOC2"/>
            <w:tabs>
              <w:tab w:val="right" w:leader="dot" w:pos="9350"/>
            </w:tabs>
            <w:rPr>
              <w:del w:id="495" w:author="Rickey, Terry W (TJ) JR CIV USARMY CESAM (USA)" w:date="2026-01-14T12:27:00Z" w16du:dateUtc="2026-01-14T18:27:00Z"/>
              <w:rFonts w:eastAsiaTheme="minorEastAsia"/>
              <w:noProof/>
              <w:sz w:val="24"/>
              <w:szCs w:val="24"/>
            </w:rPr>
          </w:pPr>
          <w:del w:id="496"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284429E1" w14:textId="42A8FA56" w:rsidR="00A7724C" w:rsidDel="00E12F2E" w:rsidRDefault="00A7724C">
          <w:pPr>
            <w:pStyle w:val="TOC2"/>
            <w:tabs>
              <w:tab w:val="right" w:leader="dot" w:pos="9350"/>
            </w:tabs>
            <w:rPr>
              <w:del w:id="497" w:author="Rickey, Terry W (TJ) JR CIV USARMY CESAM (USA)" w:date="2026-01-14T12:27:00Z" w16du:dateUtc="2026-01-14T18:27:00Z"/>
              <w:rFonts w:eastAsiaTheme="minorEastAsia"/>
              <w:noProof/>
              <w:sz w:val="24"/>
              <w:szCs w:val="24"/>
            </w:rPr>
          </w:pPr>
          <w:del w:id="498" w:author="Rickey, Terry W (TJ) JR CIV USARMY CESAM (USA)" w:date="2026-01-14T12:27:00Z" w16du:dateUtc="2026-01-14T18:27:00Z">
            <w:r w:rsidRPr="00E12F2E" w:rsidDel="00E12F2E">
              <w:rPr>
                <w:rStyle w:val="Hyperlink"/>
                <w:noProof/>
              </w:rPr>
              <w:delText>Small, nocturnal, benthic catfish.</w:delText>
            </w:r>
            <w:r w:rsidDel="00E12F2E">
              <w:rPr>
                <w:noProof/>
                <w:webHidden/>
              </w:rPr>
              <w:tab/>
              <w:delText>39</w:delText>
            </w:r>
          </w:del>
        </w:p>
        <w:p w14:paraId="5A075382" w14:textId="6BD8FE85" w:rsidR="00A7724C" w:rsidDel="00E12F2E" w:rsidRDefault="00A7724C">
          <w:pPr>
            <w:pStyle w:val="TOC2"/>
            <w:tabs>
              <w:tab w:val="right" w:leader="dot" w:pos="9350"/>
            </w:tabs>
            <w:rPr>
              <w:del w:id="499" w:author="Rickey, Terry W (TJ) JR CIV USARMY CESAM (USA)" w:date="2026-01-14T12:27:00Z" w16du:dateUtc="2026-01-14T18:27:00Z"/>
              <w:rFonts w:eastAsiaTheme="minorEastAsia"/>
              <w:noProof/>
              <w:sz w:val="24"/>
              <w:szCs w:val="24"/>
            </w:rPr>
          </w:pPr>
          <w:del w:id="500" w:author="Rickey, Terry W (TJ) JR CIV USARMY CESAM (USA)" w:date="2026-01-14T12:27:00Z" w16du:dateUtc="2026-01-14T18:27:00Z">
            <w:r w:rsidRPr="00E12F2E" w:rsidDel="00E12F2E">
              <w:rPr>
                <w:rStyle w:val="Hyperlink"/>
                <w:noProof/>
              </w:rPr>
              <w:delText>Speckled Darter</w:delText>
            </w:r>
            <w:r w:rsidDel="00E12F2E">
              <w:rPr>
                <w:noProof/>
                <w:webHidden/>
              </w:rPr>
              <w:tab/>
              <w:delText>39</w:delText>
            </w:r>
          </w:del>
        </w:p>
        <w:p w14:paraId="661B99F6" w14:textId="657E4021" w:rsidR="00A7724C" w:rsidDel="00E12F2E" w:rsidRDefault="00A7724C">
          <w:pPr>
            <w:pStyle w:val="TOC2"/>
            <w:tabs>
              <w:tab w:val="right" w:leader="dot" w:pos="9350"/>
            </w:tabs>
            <w:rPr>
              <w:del w:id="501" w:author="Rickey, Terry W (TJ) JR CIV USARMY CESAM (USA)" w:date="2026-01-14T12:27:00Z" w16du:dateUtc="2026-01-14T18:27:00Z"/>
              <w:rFonts w:eastAsiaTheme="minorEastAsia"/>
              <w:noProof/>
              <w:sz w:val="24"/>
              <w:szCs w:val="24"/>
            </w:rPr>
          </w:pPr>
          <w:del w:id="502"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4BEE563F" w14:textId="37460207" w:rsidR="00A7724C" w:rsidDel="00E12F2E" w:rsidRDefault="00A7724C">
          <w:pPr>
            <w:pStyle w:val="TOC2"/>
            <w:tabs>
              <w:tab w:val="right" w:leader="dot" w:pos="9350"/>
            </w:tabs>
            <w:rPr>
              <w:del w:id="503" w:author="Rickey, Terry W (TJ) JR CIV USARMY CESAM (USA)" w:date="2026-01-14T12:27:00Z" w16du:dateUtc="2026-01-14T18:27:00Z"/>
              <w:rFonts w:eastAsiaTheme="minorEastAsia"/>
              <w:noProof/>
              <w:sz w:val="24"/>
              <w:szCs w:val="24"/>
            </w:rPr>
          </w:pPr>
          <w:del w:id="504" w:author="Rickey, Terry W (TJ) JR CIV USARMY CESAM (USA)" w:date="2026-01-14T12:27:00Z" w16du:dateUtc="2026-01-14T18:27:00Z">
            <w:r w:rsidRPr="00E12F2E" w:rsidDel="00E12F2E">
              <w:rPr>
                <w:rStyle w:val="Hyperlink"/>
                <w:noProof/>
              </w:rPr>
              <w:delText>Darter, lives on substrate.</w:delText>
            </w:r>
            <w:r w:rsidDel="00E12F2E">
              <w:rPr>
                <w:noProof/>
                <w:webHidden/>
              </w:rPr>
              <w:tab/>
              <w:delText>39</w:delText>
            </w:r>
          </w:del>
        </w:p>
        <w:p w14:paraId="116F8D99" w14:textId="3BB92C73" w:rsidR="00A7724C" w:rsidDel="00E12F2E" w:rsidRDefault="00A7724C">
          <w:pPr>
            <w:pStyle w:val="TOC2"/>
            <w:tabs>
              <w:tab w:val="right" w:leader="dot" w:pos="9350"/>
            </w:tabs>
            <w:rPr>
              <w:del w:id="505" w:author="Rickey, Terry W (TJ) JR CIV USARMY CESAM (USA)" w:date="2026-01-14T12:27:00Z" w16du:dateUtc="2026-01-14T18:27:00Z"/>
              <w:rFonts w:eastAsiaTheme="minorEastAsia"/>
              <w:noProof/>
              <w:sz w:val="24"/>
              <w:szCs w:val="24"/>
            </w:rPr>
          </w:pPr>
          <w:del w:id="506" w:author="Rickey, Terry W (TJ) JR CIV USARMY CESAM (USA)" w:date="2026-01-14T12:27:00Z" w16du:dateUtc="2026-01-14T18:27:00Z">
            <w:r w:rsidRPr="00E12F2E" w:rsidDel="00E12F2E">
              <w:rPr>
                <w:rStyle w:val="Hyperlink"/>
                <w:noProof/>
              </w:rPr>
              <w:delText>Spotted Sucker</w:delText>
            </w:r>
            <w:r w:rsidDel="00E12F2E">
              <w:rPr>
                <w:noProof/>
                <w:webHidden/>
              </w:rPr>
              <w:tab/>
              <w:delText>39</w:delText>
            </w:r>
          </w:del>
        </w:p>
        <w:p w14:paraId="7F97F0D5" w14:textId="0F41D144" w:rsidR="00A7724C" w:rsidDel="00E12F2E" w:rsidRDefault="00A7724C">
          <w:pPr>
            <w:pStyle w:val="TOC2"/>
            <w:tabs>
              <w:tab w:val="right" w:leader="dot" w:pos="9350"/>
            </w:tabs>
            <w:rPr>
              <w:del w:id="507" w:author="Rickey, Terry W (TJ) JR CIV USARMY CESAM (USA)" w:date="2026-01-14T12:27:00Z" w16du:dateUtc="2026-01-14T18:27:00Z"/>
              <w:rFonts w:eastAsiaTheme="minorEastAsia"/>
              <w:noProof/>
              <w:sz w:val="24"/>
              <w:szCs w:val="24"/>
            </w:rPr>
          </w:pPr>
          <w:del w:id="508" w:author="Rickey, Terry W (TJ) JR CIV USARMY CESAM (USA)" w:date="2026-01-14T12:27:00Z" w16du:dateUtc="2026-01-14T18:27:00Z">
            <w:r w:rsidRPr="00E12F2E" w:rsidDel="00E12F2E">
              <w:rPr>
                <w:rStyle w:val="Hyperlink"/>
                <w:noProof/>
              </w:rPr>
              <w:delText>C. Benthic Species</w:delText>
            </w:r>
            <w:r w:rsidDel="00E12F2E">
              <w:rPr>
                <w:noProof/>
                <w:webHidden/>
              </w:rPr>
              <w:tab/>
              <w:delText>39</w:delText>
            </w:r>
          </w:del>
        </w:p>
        <w:p w14:paraId="02FF1BCF" w14:textId="456E99F6" w:rsidR="00A7724C" w:rsidDel="00E12F2E" w:rsidRDefault="00A7724C">
          <w:pPr>
            <w:pStyle w:val="TOC2"/>
            <w:tabs>
              <w:tab w:val="right" w:leader="dot" w:pos="9350"/>
            </w:tabs>
            <w:rPr>
              <w:del w:id="509" w:author="Rickey, Terry W (TJ) JR CIV USARMY CESAM (USA)" w:date="2026-01-14T12:27:00Z" w16du:dateUtc="2026-01-14T18:27:00Z"/>
              <w:rFonts w:eastAsiaTheme="minorEastAsia"/>
              <w:noProof/>
              <w:sz w:val="24"/>
              <w:szCs w:val="24"/>
            </w:rPr>
          </w:pPr>
          <w:del w:id="510" w:author="Rickey, Terry W (TJ) JR CIV USARMY CESAM (USA)" w:date="2026-01-14T12:27:00Z" w16du:dateUtc="2026-01-14T18:27:00Z">
            <w:r w:rsidRPr="00E12F2E" w:rsidDel="00E12F2E">
              <w:rPr>
                <w:rStyle w:val="Hyperlink"/>
                <w:noProof/>
              </w:rPr>
              <w:delText>While a sucker, less migratory than buffalo/redhorse.</w:delText>
            </w:r>
            <w:r w:rsidDel="00E12F2E">
              <w:rPr>
                <w:noProof/>
                <w:webHidden/>
              </w:rPr>
              <w:tab/>
              <w:delText>39</w:delText>
            </w:r>
          </w:del>
        </w:p>
        <w:p w14:paraId="0FDA9491" w14:textId="3AA8D5AA" w:rsidR="00A7724C" w:rsidDel="00E12F2E" w:rsidRDefault="00A7724C">
          <w:pPr>
            <w:pStyle w:val="TOC2"/>
            <w:tabs>
              <w:tab w:val="right" w:leader="dot" w:pos="9350"/>
            </w:tabs>
            <w:rPr>
              <w:del w:id="511" w:author="Rickey, Terry W (TJ) JR CIV USARMY CESAM (USA)" w:date="2026-01-14T12:27:00Z" w16du:dateUtc="2026-01-14T18:27:00Z"/>
              <w:rFonts w:eastAsiaTheme="minorEastAsia"/>
              <w:noProof/>
              <w:sz w:val="24"/>
              <w:szCs w:val="24"/>
            </w:rPr>
          </w:pPr>
          <w:del w:id="512" w:author="Rickey, Terry W (TJ) JR CIV USARMY CESAM (USA)" w:date="2026-01-14T12:27:00Z" w16du:dateUtc="2026-01-14T18:27:00Z">
            <w:r w:rsidRPr="00E12F2E" w:rsidDel="00E12F2E">
              <w:rPr>
                <w:rStyle w:val="Hyperlink"/>
                <w:noProof/>
              </w:rPr>
              <w:delText>--- Generalist Forage Species (Pelagic/Littoral) ---</w:delText>
            </w:r>
            <w:r w:rsidDel="00E12F2E">
              <w:rPr>
                <w:noProof/>
                <w:webHidden/>
              </w:rPr>
              <w:tab/>
              <w:delText>39</w:delText>
            </w:r>
          </w:del>
        </w:p>
        <w:p w14:paraId="4F823347" w14:textId="641799A5" w:rsidR="00A7724C" w:rsidDel="00E12F2E" w:rsidRDefault="00A7724C">
          <w:pPr>
            <w:pStyle w:val="TOC2"/>
            <w:tabs>
              <w:tab w:val="right" w:leader="dot" w:pos="9350"/>
            </w:tabs>
            <w:rPr>
              <w:del w:id="513" w:author="Rickey, Terry W (TJ) JR CIV USARMY CESAM (USA)" w:date="2026-01-14T12:27:00Z" w16du:dateUtc="2026-01-14T18:27:00Z"/>
              <w:rFonts w:eastAsiaTheme="minorEastAsia"/>
              <w:noProof/>
              <w:sz w:val="24"/>
              <w:szCs w:val="24"/>
            </w:rPr>
          </w:pPr>
          <w:del w:id="514" w:author="Rickey, Terry W (TJ) JR CIV USARMY CESAM (USA)" w:date="2026-01-14T12:27:00Z" w16du:dateUtc="2026-01-14T18:27:00Z">
            <w:r w:rsidRPr="00E12F2E" w:rsidDel="00E12F2E">
              <w:rPr>
                <w:rStyle w:val="Hyperlink"/>
                <w:noProof/>
              </w:rPr>
              <w:delText>Bigeye Chub</w:delText>
            </w:r>
            <w:r w:rsidDel="00E12F2E">
              <w:rPr>
                <w:noProof/>
                <w:webHidden/>
              </w:rPr>
              <w:tab/>
              <w:delText>39</w:delText>
            </w:r>
          </w:del>
        </w:p>
        <w:p w14:paraId="50F608E7" w14:textId="14372066" w:rsidR="00A7724C" w:rsidDel="00E12F2E" w:rsidRDefault="00A7724C">
          <w:pPr>
            <w:pStyle w:val="TOC2"/>
            <w:tabs>
              <w:tab w:val="right" w:leader="dot" w:pos="9350"/>
            </w:tabs>
            <w:rPr>
              <w:del w:id="515" w:author="Rickey, Terry W (TJ) JR CIV USARMY CESAM (USA)" w:date="2026-01-14T12:27:00Z" w16du:dateUtc="2026-01-14T18:27:00Z"/>
              <w:rFonts w:eastAsiaTheme="minorEastAsia"/>
              <w:noProof/>
              <w:sz w:val="24"/>
              <w:szCs w:val="24"/>
            </w:rPr>
          </w:pPr>
          <w:del w:id="516"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09C06528" w14:textId="3D35A2EE" w:rsidR="00A7724C" w:rsidDel="00E12F2E" w:rsidRDefault="00A7724C">
          <w:pPr>
            <w:pStyle w:val="TOC2"/>
            <w:tabs>
              <w:tab w:val="right" w:leader="dot" w:pos="9350"/>
            </w:tabs>
            <w:rPr>
              <w:del w:id="517" w:author="Rickey, Terry W (TJ) JR CIV USARMY CESAM (USA)" w:date="2026-01-14T12:27:00Z" w16du:dateUtc="2026-01-14T18:27:00Z"/>
              <w:rFonts w:eastAsiaTheme="minorEastAsia"/>
              <w:noProof/>
              <w:sz w:val="24"/>
              <w:szCs w:val="24"/>
            </w:rPr>
          </w:pPr>
          <w:del w:id="518" w:author="Rickey, Terry W (TJ) JR CIV USARMY CESAM (USA)" w:date="2026-01-14T12:27:00Z" w16du:dateUtc="2026-01-14T18:27:00Z">
            <w:r w:rsidRPr="00E12F2E" w:rsidDel="00E12F2E">
              <w:rPr>
                <w:rStyle w:val="Hyperlink"/>
                <w:noProof/>
              </w:rPr>
              <w:lastRenderedPageBreak/>
              <w:delText>Small minnow.</w:delText>
            </w:r>
            <w:r w:rsidDel="00E12F2E">
              <w:rPr>
                <w:noProof/>
                <w:webHidden/>
              </w:rPr>
              <w:tab/>
              <w:delText>39</w:delText>
            </w:r>
          </w:del>
        </w:p>
        <w:p w14:paraId="34F55DD7" w14:textId="55F02E18" w:rsidR="00A7724C" w:rsidDel="00E12F2E" w:rsidRDefault="00A7724C">
          <w:pPr>
            <w:pStyle w:val="TOC2"/>
            <w:tabs>
              <w:tab w:val="right" w:leader="dot" w:pos="9350"/>
            </w:tabs>
            <w:rPr>
              <w:del w:id="519" w:author="Rickey, Terry W (TJ) JR CIV USARMY CESAM (USA)" w:date="2026-01-14T12:27:00Z" w16du:dateUtc="2026-01-14T18:27:00Z"/>
              <w:rFonts w:eastAsiaTheme="minorEastAsia"/>
              <w:noProof/>
              <w:sz w:val="24"/>
              <w:szCs w:val="24"/>
            </w:rPr>
          </w:pPr>
          <w:del w:id="520" w:author="Rickey, Terry W (TJ) JR CIV USARMY CESAM (USA)" w:date="2026-01-14T12:27:00Z" w16du:dateUtc="2026-01-14T18:27:00Z">
            <w:r w:rsidRPr="00E12F2E" w:rsidDel="00E12F2E">
              <w:rPr>
                <w:rStyle w:val="Hyperlink"/>
                <w:noProof/>
              </w:rPr>
              <w:delText>Bullhead Minnow</w:delText>
            </w:r>
            <w:r w:rsidDel="00E12F2E">
              <w:rPr>
                <w:noProof/>
                <w:webHidden/>
              </w:rPr>
              <w:tab/>
              <w:delText>39</w:delText>
            </w:r>
          </w:del>
        </w:p>
        <w:p w14:paraId="441DBE52" w14:textId="55BC191B" w:rsidR="00A7724C" w:rsidDel="00E12F2E" w:rsidRDefault="00A7724C">
          <w:pPr>
            <w:pStyle w:val="TOC2"/>
            <w:tabs>
              <w:tab w:val="right" w:leader="dot" w:pos="9350"/>
            </w:tabs>
            <w:rPr>
              <w:del w:id="521" w:author="Rickey, Terry W (TJ) JR CIV USARMY CESAM (USA)" w:date="2026-01-14T12:27:00Z" w16du:dateUtc="2026-01-14T18:27:00Z"/>
              <w:rFonts w:eastAsiaTheme="minorEastAsia"/>
              <w:noProof/>
              <w:sz w:val="24"/>
              <w:szCs w:val="24"/>
            </w:rPr>
          </w:pPr>
          <w:del w:id="522"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441B38FD" w14:textId="3B3F50A9" w:rsidR="00A7724C" w:rsidDel="00E12F2E" w:rsidRDefault="00A7724C">
          <w:pPr>
            <w:pStyle w:val="TOC2"/>
            <w:tabs>
              <w:tab w:val="right" w:leader="dot" w:pos="9350"/>
            </w:tabs>
            <w:rPr>
              <w:del w:id="523" w:author="Rickey, Terry W (TJ) JR CIV USARMY CESAM (USA)" w:date="2026-01-14T12:27:00Z" w16du:dateUtc="2026-01-14T18:27:00Z"/>
              <w:rFonts w:eastAsiaTheme="minorEastAsia"/>
              <w:noProof/>
              <w:sz w:val="24"/>
              <w:szCs w:val="24"/>
            </w:rPr>
          </w:pPr>
          <w:del w:id="524" w:author="Rickey, Terry W (TJ) JR CIV USARMY CESAM (USA)" w:date="2026-01-14T12:27:00Z" w16du:dateUtc="2026-01-14T18:27:00Z">
            <w:r w:rsidRPr="00E12F2E" w:rsidDel="00E12F2E">
              <w:rPr>
                <w:rStyle w:val="Hyperlink"/>
                <w:noProof/>
              </w:rPr>
              <w:delText>Ubiquitous, tolerant minnow.</w:delText>
            </w:r>
            <w:r w:rsidDel="00E12F2E">
              <w:rPr>
                <w:noProof/>
                <w:webHidden/>
              </w:rPr>
              <w:tab/>
              <w:delText>39</w:delText>
            </w:r>
          </w:del>
        </w:p>
        <w:p w14:paraId="63661CA5" w14:textId="27CE42C7" w:rsidR="00A7724C" w:rsidDel="00E12F2E" w:rsidRDefault="00A7724C">
          <w:pPr>
            <w:pStyle w:val="TOC2"/>
            <w:tabs>
              <w:tab w:val="right" w:leader="dot" w:pos="9350"/>
            </w:tabs>
            <w:rPr>
              <w:del w:id="525" w:author="Rickey, Terry W (TJ) JR CIV USARMY CESAM (USA)" w:date="2026-01-14T12:27:00Z" w16du:dateUtc="2026-01-14T18:27:00Z"/>
              <w:rFonts w:eastAsiaTheme="minorEastAsia"/>
              <w:noProof/>
              <w:sz w:val="24"/>
              <w:szCs w:val="24"/>
            </w:rPr>
          </w:pPr>
          <w:del w:id="526" w:author="Rickey, Terry W (TJ) JR CIV USARMY CESAM (USA)" w:date="2026-01-14T12:27:00Z" w16du:dateUtc="2026-01-14T18:27:00Z">
            <w:r w:rsidRPr="00E12F2E" w:rsidDel="00E12F2E">
              <w:rPr>
                <w:rStyle w:val="Hyperlink"/>
                <w:noProof/>
              </w:rPr>
              <w:delText>Emerald Shiner</w:delText>
            </w:r>
            <w:r w:rsidDel="00E12F2E">
              <w:rPr>
                <w:noProof/>
                <w:webHidden/>
              </w:rPr>
              <w:tab/>
              <w:delText>39</w:delText>
            </w:r>
          </w:del>
        </w:p>
        <w:p w14:paraId="5F65E4DE" w14:textId="0373E49B" w:rsidR="00A7724C" w:rsidDel="00E12F2E" w:rsidRDefault="00A7724C">
          <w:pPr>
            <w:pStyle w:val="TOC2"/>
            <w:tabs>
              <w:tab w:val="right" w:leader="dot" w:pos="9350"/>
            </w:tabs>
            <w:rPr>
              <w:del w:id="527" w:author="Rickey, Terry W (TJ) JR CIV USARMY CESAM (USA)" w:date="2026-01-14T12:27:00Z" w16du:dateUtc="2026-01-14T18:27:00Z"/>
              <w:rFonts w:eastAsiaTheme="minorEastAsia"/>
              <w:noProof/>
              <w:sz w:val="24"/>
              <w:szCs w:val="24"/>
            </w:rPr>
          </w:pPr>
          <w:del w:id="528"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630A0D4F" w14:textId="375E0787" w:rsidR="00A7724C" w:rsidDel="00E12F2E" w:rsidRDefault="00A7724C">
          <w:pPr>
            <w:pStyle w:val="TOC2"/>
            <w:tabs>
              <w:tab w:val="right" w:leader="dot" w:pos="9350"/>
            </w:tabs>
            <w:rPr>
              <w:del w:id="529" w:author="Rickey, Terry W (TJ) JR CIV USARMY CESAM (USA)" w:date="2026-01-14T12:27:00Z" w16du:dateUtc="2026-01-14T18:27:00Z"/>
              <w:rFonts w:eastAsiaTheme="minorEastAsia"/>
              <w:noProof/>
              <w:sz w:val="24"/>
              <w:szCs w:val="24"/>
            </w:rPr>
          </w:pPr>
          <w:del w:id="530" w:author="Rickey, Terry W (TJ) JR CIV USARMY CESAM (USA)" w:date="2026-01-14T12:27:00Z" w16du:dateUtc="2026-01-14T18:27:00Z">
            <w:r w:rsidRPr="00E12F2E" w:rsidDel="00E12F2E">
              <w:rPr>
                <w:rStyle w:val="Hyperlink"/>
                <w:noProof/>
              </w:rPr>
              <w:delText>Pelagic, schooling minnow.</w:delText>
            </w:r>
            <w:r w:rsidDel="00E12F2E">
              <w:rPr>
                <w:noProof/>
                <w:webHidden/>
              </w:rPr>
              <w:tab/>
              <w:delText>39</w:delText>
            </w:r>
          </w:del>
        </w:p>
        <w:p w14:paraId="13AD88C9" w14:textId="53A0F257" w:rsidR="00A7724C" w:rsidDel="00E12F2E" w:rsidRDefault="00A7724C">
          <w:pPr>
            <w:pStyle w:val="TOC2"/>
            <w:tabs>
              <w:tab w:val="right" w:leader="dot" w:pos="9350"/>
            </w:tabs>
            <w:rPr>
              <w:del w:id="531" w:author="Rickey, Terry W (TJ) JR CIV USARMY CESAM (USA)" w:date="2026-01-14T12:27:00Z" w16du:dateUtc="2026-01-14T18:27:00Z"/>
              <w:rFonts w:eastAsiaTheme="minorEastAsia"/>
              <w:noProof/>
              <w:sz w:val="24"/>
              <w:szCs w:val="24"/>
            </w:rPr>
          </w:pPr>
          <w:del w:id="532" w:author="Rickey, Terry W (TJ) JR CIV USARMY CESAM (USA)" w:date="2026-01-14T12:27:00Z" w16du:dateUtc="2026-01-14T18:27:00Z">
            <w:r w:rsidRPr="00E12F2E" w:rsidDel="00E12F2E">
              <w:rPr>
                <w:rStyle w:val="Hyperlink"/>
                <w:noProof/>
              </w:rPr>
              <w:delText>Ghost Shiner</w:delText>
            </w:r>
            <w:r w:rsidDel="00E12F2E">
              <w:rPr>
                <w:noProof/>
                <w:webHidden/>
              </w:rPr>
              <w:tab/>
              <w:delText>39</w:delText>
            </w:r>
          </w:del>
        </w:p>
        <w:p w14:paraId="03654EE1" w14:textId="5AA92BDC" w:rsidR="00A7724C" w:rsidDel="00E12F2E" w:rsidRDefault="00A7724C">
          <w:pPr>
            <w:pStyle w:val="TOC2"/>
            <w:tabs>
              <w:tab w:val="right" w:leader="dot" w:pos="9350"/>
            </w:tabs>
            <w:rPr>
              <w:del w:id="533" w:author="Rickey, Terry W (TJ) JR CIV USARMY CESAM (USA)" w:date="2026-01-14T12:27:00Z" w16du:dateUtc="2026-01-14T18:27:00Z"/>
              <w:rFonts w:eastAsiaTheme="minorEastAsia"/>
              <w:noProof/>
              <w:sz w:val="24"/>
              <w:szCs w:val="24"/>
            </w:rPr>
          </w:pPr>
          <w:del w:id="534"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608FC8A1" w14:textId="75FE2484" w:rsidR="00A7724C" w:rsidDel="00E12F2E" w:rsidRDefault="00A7724C">
          <w:pPr>
            <w:pStyle w:val="TOC2"/>
            <w:tabs>
              <w:tab w:val="right" w:leader="dot" w:pos="9350"/>
            </w:tabs>
            <w:rPr>
              <w:del w:id="535" w:author="Rickey, Terry W (TJ) JR CIV USARMY CESAM (USA)" w:date="2026-01-14T12:27:00Z" w16du:dateUtc="2026-01-14T18:27:00Z"/>
              <w:rFonts w:eastAsiaTheme="minorEastAsia"/>
              <w:noProof/>
              <w:sz w:val="24"/>
              <w:szCs w:val="24"/>
            </w:rPr>
          </w:pPr>
          <w:del w:id="536" w:author="Rickey, Terry W (TJ) JR CIV USARMY CESAM (USA)" w:date="2026-01-14T12:27:00Z" w16du:dateUtc="2026-01-14T18:27:00Z">
            <w:r w:rsidRPr="00E12F2E" w:rsidDel="00E12F2E">
              <w:rPr>
                <w:rStyle w:val="Hyperlink"/>
                <w:noProof/>
              </w:rPr>
              <w:delText>Small minnow.</w:delText>
            </w:r>
            <w:r w:rsidDel="00E12F2E">
              <w:rPr>
                <w:noProof/>
                <w:webHidden/>
              </w:rPr>
              <w:tab/>
              <w:delText>39</w:delText>
            </w:r>
          </w:del>
        </w:p>
        <w:p w14:paraId="0710BFDA" w14:textId="3480E243" w:rsidR="00A7724C" w:rsidDel="00E12F2E" w:rsidRDefault="00A7724C">
          <w:pPr>
            <w:pStyle w:val="TOC2"/>
            <w:tabs>
              <w:tab w:val="right" w:leader="dot" w:pos="9350"/>
            </w:tabs>
            <w:rPr>
              <w:del w:id="537" w:author="Rickey, Terry W (TJ) JR CIV USARMY CESAM (USA)" w:date="2026-01-14T12:27:00Z" w16du:dateUtc="2026-01-14T18:27:00Z"/>
              <w:rFonts w:eastAsiaTheme="minorEastAsia"/>
              <w:noProof/>
              <w:sz w:val="24"/>
              <w:szCs w:val="24"/>
            </w:rPr>
          </w:pPr>
          <w:del w:id="538" w:author="Rickey, Terry W (TJ) JR CIV USARMY CESAM (USA)" w:date="2026-01-14T12:27:00Z" w16du:dateUtc="2026-01-14T18:27:00Z">
            <w:r w:rsidRPr="00E12F2E" w:rsidDel="00E12F2E">
              <w:rPr>
                <w:rStyle w:val="Hyperlink"/>
                <w:noProof/>
              </w:rPr>
              <w:delText>Gizzard Shad</w:delText>
            </w:r>
            <w:r w:rsidDel="00E12F2E">
              <w:rPr>
                <w:noProof/>
                <w:webHidden/>
              </w:rPr>
              <w:tab/>
              <w:delText>39</w:delText>
            </w:r>
          </w:del>
        </w:p>
        <w:p w14:paraId="289CCF3C" w14:textId="1E8CA0B4" w:rsidR="00A7724C" w:rsidDel="00E12F2E" w:rsidRDefault="00A7724C">
          <w:pPr>
            <w:pStyle w:val="TOC2"/>
            <w:tabs>
              <w:tab w:val="right" w:leader="dot" w:pos="9350"/>
            </w:tabs>
            <w:rPr>
              <w:del w:id="539" w:author="Rickey, Terry W (TJ) JR CIV USARMY CESAM (USA)" w:date="2026-01-14T12:27:00Z" w16du:dateUtc="2026-01-14T18:27:00Z"/>
              <w:rFonts w:eastAsiaTheme="minorEastAsia"/>
              <w:noProof/>
              <w:sz w:val="24"/>
              <w:szCs w:val="24"/>
            </w:rPr>
          </w:pPr>
          <w:del w:id="540"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22C6FDC0" w14:textId="74771E4E" w:rsidR="00A7724C" w:rsidDel="00E12F2E" w:rsidRDefault="00A7724C">
          <w:pPr>
            <w:pStyle w:val="TOC2"/>
            <w:tabs>
              <w:tab w:val="right" w:leader="dot" w:pos="9350"/>
            </w:tabs>
            <w:rPr>
              <w:del w:id="541" w:author="Rickey, Terry W (TJ) JR CIV USARMY CESAM (USA)" w:date="2026-01-14T12:27:00Z" w16du:dateUtc="2026-01-14T18:27:00Z"/>
              <w:rFonts w:eastAsiaTheme="minorEastAsia"/>
              <w:noProof/>
              <w:sz w:val="24"/>
              <w:szCs w:val="24"/>
            </w:rPr>
          </w:pPr>
          <w:del w:id="542" w:author="Rickey, Terry W (TJ) JR CIV USARMY CESAM (USA)" w:date="2026-01-14T12:27:00Z" w16du:dateUtc="2026-01-14T18:27:00Z">
            <w:r w:rsidRPr="00E12F2E" w:rsidDel="00E12F2E">
              <w:rPr>
                <w:rStyle w:val="Hyperlink"/>
                <w:noProof/>
              </w:rPr>
              <w:delText>Ubiquitous, pelagic, critical forage base.</w:delText>
            </w:r>
            <w:r w:rsidDel="00E12F2E">
              <w:rPr>
                <w:noProof/>
                <w:webHidden/>
              </w:rPr>
              <w:tab/>
              <w:delText>39</w:delText>
            </w:r>
          </w:del>
        </w:p>
        <w:p w14:paraId="47017721" w14:textId="721EE719" w:rsidR="00A7724C" w:rsidDel="00E12F2E" w:rsidRDefault="00A7724C">
          <w:pPr>
            <w:pStyle w:val="TOC2"/>
            <w:tabs>
              <w:tab w:val="right" w:leader="dot" w:pos="9350"/>
            </w:tabs>
            <w:rPr>
              <w:del w:id="543" w:author="Rickey, Terry W (TJ) JR CIV USARMY CESAM (USA)" w:date="2026-01-14T12:27:00Z" w16du:dateUtc="2026-01-14T18:27:00Z"/>
              <w:rFonts w:eastAsiaTheme="minorEastAsia"/>
              <w:noProof/>
              <w:sz w:val="24"/>
              <w:szCs w:val="24"/>
            </w:rPr>
          </w:pPr>
          <w:del w:id="544" w:author="Rickey, Terry W (TJ) JR CIV USARMY CESAM (USA)" w:date="2026-01-14T12:27:00Z" w16du:dateUtc="2026-01-14T18:27:00Z">
            <w:r w:rsidRPr="00E12F2E" w:rsidDel="00E12F2E">
              <w:rPr>
                <w:rStyle w:val="Hyperlink"/>
                <w:noProof/>
              </w:rPr>
              <w:delText>Golden Shiner</w:delText>
            </w:r>
            <w:r w:rsidDel="00E12F2E">
              <w:rPr>
                <w:noProof/>
                <w:webHidden/>
              </w:rPr>
              <w:tab/>
              <w:delText>39</w:delText>
            </w:r>
          </w:del>
        </w:p>
        <w:p w14:paraId="1E4418AA" w14:textId="217CAE3C" w:rsidR="00A7724C" w:rsidDel="00E12F2E" w:rsidRDefault="00A7724C">
          <w:pPr>
            <w:pStyle w:val="TOC2"/>
            <w:tabs>
              <w:tab w:val="right" w:leader="dot" w:pos="9350"/>
            </w:tabs>
            <w:rPr>
              <w:del w:id="545" w:author="Rickey, Terry W (TJ) JR CIV USARMY CESAM (USA)" w:date="2026-01-14T12:27:00Z" w16du:dateUtc="2026-01-14T18:27:00Z"/>
              <w:rFonts w:eastAsiaTheme="minorEastAsia"/>
              <w:noProof/>
              <w:sz w:val="24"/>
              <w:szCs w:val="24"/>
            </w:rPr>
          </w:pPr>
          <w:del w:id="546"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3572E5E9" w14:textId="5B4BC3F9" w:rsidR="00A7724C" w:rsidDel="00E12F2E" w:rsidRDefault="00A7724C">
          <w:pPr>
            <w:pStyle w:val="TOC2"/>
            <w:tabs>
              <w:tab w:val="right" w:leader="dot" w:pos="9350"/>
            </w:tabs>
            <w:rPr>
              <w:del w:id="547" w:author="Rickey, Terry W (TJ) JR CIV USARMY CESAM (USA)" w:date="2026-01-14T12:27:00Z" w16du:dateUtc="2026-01-14T18:27:00Z"/>
              <w:rFonts w:eastAsiaTheme="minorEastAsia"/>
              <w:noProof/>
              <w:sz w:val="24"/>
              <w:szCs w:val="24"/>
            </w:rPr>
          </w:pPr>
          <w:del w:id="548" w:author="Rickey, Terry W (TJ) JR CIV USARMY CESAM (USA)" w:date="2026-01-14T12:27:00Z" w16du:dateUtc="2026-01-14T18:27:00Z">
            <w:r w:rsidRPr="00E12F2E" w:rsidDel="00E12F2E">
              <w:rPr>
                <w:rStyle w:val="Hyperlink"/>
                <w:noProof/>
              </w:rPr>
              <w:delText>Common baitfish, often in weedy areas.</w:delText>
            </w:r>
            <w:r w:rsidDel="00E12F2E">
              <w:rPr>
                <w:noProof/>
                <w:webHidden/>
              </w:rPr>
              <w:tab/>
              <w:delText>39</w:delText>
            </w:r>
          </w:del>
        </w:p>
        <w:p w14:paraId="13EADF4F" w14:textId="5E15B324" w:rsidR="00A7724C" w:rsidDel="00E12F2E" w:rsidRDefault="00A7724C">
          <w:pPr>
            <w:pStyle w:val="TOC2"/>
            <w:tabs>
              <w:tab w:val="right" w:leader="dot" w:pos="9350"/>
            </w:tabs>
            <w:rPr>
              <w:del w:id="549" w:author="Rickey, Terry W (TJ) JR CIV USARMY CESAM (USA)" w:date="2026-01-14T12:27:00Z" w16du:dateUtc="2026-01-14T18:27:00Z"/>
              <w:rFonts w:eastAsiaTheme="minorEastAsia"/>
              <w:noProof/>
              <w:sz w:val="24"/>
              <w:szCs w:val="24"/>
            </w:rPr>
          </w:pPr>
          <w:del w:id="550" w:author="Rickey, Terry W (TJ) JR CIV USARMY CESAM (USA)" w:date="2026-01-14T12:27:00Z" w16du:dateUtc="2026-01-14T18:27:00Z">
            <w:r w:rsidRPr="00E12F2E" w:rsidDel="00E12F2E">
              <w:rPr>
                <w:rStyle w:val="Hyperlink"/>
                <w:noProof/>
              </w:rPr>
              <w:delText>Mobile Chub</w:delText>
            </w:r>
            <w:r w:rsidDel="00E12F2E">
              <w:rPr>
                <w:noProof/>
                <w:webHidden/>
              </w:rPr>
              <w:tab/>
              <w:delText>39</w:delText>
            </w:r>
          </w:del>
        </w:p>
        <w:p w14:paraId="34858E00" w14:textId="5066E625" w:rsidR="00A7724C" w:rsidDel="00E12F2E" w:rsidRDefault="00A7724C">
          <w:pPr>
            <w:pStyle w:val="TOC2"/>
            <w:tabs>
              <w:tab w:val="right" w:leader="dot" w:pos="9350"/>
            </w:tabs>
            <w:rPr>
              <w:del w:id="551" w:author="Rickey, Terry W (TJ) JR CIV USARMY CESAM (USA)" w:date="2026-01-14T12:27:00Z" w16du:dateUtc="2026-01-14T18:27:00Z"/>
              <w:rFonts w:eastAsiaTheme="minorEastAsia"/>
              <w:noProof/>
              <w:sz w:val="24"/>
              <w:szCs w:val="24"/>
            </w:rPr>
          </w:pPr>
          <w:del w:id="552"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02A5679A" w14:textId="038F81C4" w:rsidR="00A7724C" w:rsidDel="00E12F2E" w:rsidRDefault="00A7724C">
          <w:pPr>
            <w:pStyle w:val="TOC2"/>
            <w:tabs>
              <w:tab w:val="right" w:leader="dot" w:pos="9350"/>
            </w:tabs>
            <w:rPr>
              <w:del w:id="553" w:author="Rickey, Terry W (TJ) JR CIV USARMY CESAM (USA)" w:date="2026-01-14T12:27:00Z" w16du:dateUtc="2026-01-14T18:27:00Z"/>
              <w:rFonts w:eastAsiaTheme="minorEastAsia"/>
              <w:noProof/>
              <w:sz w:val="24"/>
              <w:szCs w:val="24"/>
            </w:rPr>
          </w:pPr>
          <w:del w:id="554" w:author="Rickey, Terry W (TJ) JR CIV USARMY CESAM (USA)" w:date="2026-01-14T12:27:00Z" w16du:dateUtc="2026-01-14T18:27:00Z">
            <w:r w:rsidRPr="00E12F2E" w:rsidDel="00E12F2E">
              <w:rPr>
                <w:rStyle w:val="Hyperlink"/>
                <w:noProof/>
              </w:rPr>
              <w:delText>Re-assigned: Its primary functional role is as a small forage fish.</w:delText>
            </w:r>
            <w:r w:rsidDel="00E12F2E">
              <w:rPr>
                <w:noProof/>
                <w:webHidden/>
              </w:rPr>
              <w:tab/>
              <w:delText>39</w:delText>
            </w:r>
          </w:del>
        </w:p>
        <w:p w14:paraId="1E842B01" w14:textId="77AD0784" w:rsidR="00A7724C" w:rsidDel="00E12F2E" w:rsidRDefault="00A7724C">
          <w:pPr>
            <w:pStyle w:val="TOC2"/>
            <w:tabs>
              <w:tab w:val="right" w:leader="dot" w:pos="9350"/>
            </w:tabs>
            <w:rPr>
              <w:del w:id="555" w:author="Rickey, Terry W (TJ) JR CIV USARMY CESAM (USA)" w:date="2026-01-14T12:27:00Z" w16du:dateUtc="2026-01-14T18:27:00Z"/>
              <w:rFonts w:eastAsiaTheme="minorEastAsia"/>
              <w:noProof/>
              <w:sz w:val="24"/>
              <w:szCs w:val="24"/>
            </w:rPr>
          </w:pPr>
          <w:del w:id="556" w:author="Rickey, Terry W (TJ) JR CIV USARMY CESAM (USA)" w:date="2026-01-14T12:27:00Z" w16du:dateUtc="2026-01-14T18:27:00Z">
            <w:r w:rsidRPr="00E12F2E" w:rsidDel="00E12F2E">
              <w:rPr>
                <w:rStyle w:val="Hyperlink"/>
                <w:noProof/>
              </w:rPr>
              <w:delText>Mosquitofish</w:delText>
            </w:r>
            <w:r w:rsidDel="00E12F2E">
              <w:rPr>
                <w:noProof/>
                <w:webHidden/>
              </w:rPr>
              <w:tab/>
              <w:delText>39</w:delText>
            </w:r>
          </w:del>
        </w:p>
        <w:p w14:paraId="4F7297B6" w14:textId="3B00148A" w:rsidR="00A7724C" w:rsidDel="00E12F2E" w:rsidRDefault="00A7724C">
          <w:pPr>
            <w:pStyle w:val="TOC2"/>
            <w:tabs>
              <w:tab w:val="right" w:leader="dot" w:pos="9350"/>
            </w:tabs>
            <w:rPr>
              <w:del w:id="557" w:author="Rickey, Terry W (TJ) JR CIV USARMY CESAM (USA)" w:date="2026-01-14T12:27:00Z" w16du:dateUtc="2026-01-14T18:27:00Z"/>
              <w:rFonts w:eastAsiaTheme="minorEastAsia"/>
              <w:noProof/>
              <w:sz w:val="24"/>
              <w:szCs w:val="24"/>
            </w:rPr>
          </w:pPr>
          <w:del w:id="558"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7A33037F" w14:textId="7563D8C7" w:rsidR="00A7724C" w:rsidDel="00E12F2E" w:rsidRDefault="00A7724C">
          <w:pPr>
            <w:pStyle w:val="TOC2"/>
            <w:tabs>
              <w:tab w:val="right" w:leader="dot" w:pos="9350"/>
            </w:tabs>
            <w:rPr>
              <w:del w:id="559" w:author="Rickey, Terry W (TJ) JR CIV USARMY CESAM (USA)" w:date="2026-01-14T12:27:00Z" w16du:dateUtc="2026-01-14T18:27:00Z"/>
              <w:rFonts w:eastAsiaTheme="minorEastAsia"/>
              <w:noProof/>
              <w:sz w:val="24"/>
              <w:szCs w:val="24"/>
            </w:rPr>
          </w:pPr>
          <w:del w:id="560" w:author="Rickey, Terry W (TJ) JR CIV USARMY CESAM (USA)" w:date="2026-01-14T12:27:00Z" w16du:dateUtc="2026-01-14T18:27:00Z">
            <w:r w:rsidRPr="00E12F2E" w:rsidDel="00E12F2E">
              <w:rPr>
                <w:rStyle w:val="Hyperlink"/>
                <w:noProof/>
              </w:rPr>
              <w:delText>Surface-dwelling, tolerant generalist.</w:delText>
            </w:r>
            <w:r w:rsidDel="00E12F2E">
              <w:rPr>
                <w:noProof/>
                <w:webHidden/>
              </w:rPr>
              <w:tab/>
              <w:delText>39</w:delText>
            </w:r>
          </w:del>
        </w:p>
        <w:p w14:paraId="121A0BF0" w14:textId="2C1FC626" w:rsidR="00A7724C" w:rsidDel="00E12F2E" w:rsidRDefault="00A7724C">
          <w:pPr>
            <w:pStyle w:val="TOC2"/>
            <w:tabs>
              <w:tab w:val="right" w:leader="dot" w:pos="9350"/>
            </w:tabs>
            <w:rPr>
              <w:del w:id="561" w:author="Rickey, Terry W (TJ) JR CIV USARMY CESAM (USA)" w:date="2026-01-14T12:27:00Z" w16du:dateUtc="2026-01-14T18:27:00Z"/>
              <w:rFonts w:eastAsiaTheme="minorEastAsia"/>
              <w:noProof/>
              <w:sz w:val="24"/>
              <w:szCs w:val="24"/>
            </w:rPr>
          </w:pPr>
          <w:del w:id="562" w:author="Rickey, Terry W (TJ) JR CIV USARMY CESAM (USA)" w:date="2026-01-14T12:27:00Z" w16du:dateUtc="2026-01-14T18:27:00Z">
            <w:r w:rsidRPr="00E12F2E" w:rsidDel="00E12F2E">
              <w:rPr>
                <w:rStyle w:val="Hyperlink"/>
                <w:noProof/>
              </w:rPr>
              <w:delText>Pugnose Minnow</w:delText>
            </w:r>
            <w:r w:rsidDel="00E12F2E">
              <w:rPr>
                <w:noProof/>
                <w:webHidden/>
              </w:rPr>
              <w:tab/>
              <w:delText>39</w:delText>
            </w:r>
          </w:del>
        </w:p>
        <w:p w14:paraId="0C489FC7" w14:textId="17908A26" w:rsidR="00A7724C" w:rsidDel="00E12F2E" w:rsidRDefault="00A7724C">
          <w:pPr>
            <w:pStyle w:val="TOC2"/>
            <w:tabs>
              <w:tab w:val="right" w:leader="dot" w:pos="9350"/>
            </w:tabs>
            <w:rPr>
              <w:del w:id="563" w:author="Rickey, Terry W (TJ) JR CIV USARMY CESAM (USA)" w:date="2026-01-14T12:27:00Z" w16du:dateUtc="2026-01-14T18:27:00Z"/>
              <w:rFonts w:eastAsiaTheme="minorEastAsia"/>
              <w:noProof/>
              <w:sz w:val="24"/>
              <w:szCs w:val="24"/>
            </w:rPr>
          </w:pPr>
          <w:del w:id="564"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59264180" w14:textId="75676F8F" w:rsidR="00A7724C" w:rsidDel="00E12F2E" w:rsidRDefault="00A7724C">
          <w:pPr>
            <w:pStyle w:val="TOC2"/>
            <w:tabs>
              <w:tab w:val="right" w:leader="dot" w:pos="9350"/>
            </w:tabs>
            <w:rPr>
              <w:del w:id="565" w:author="Rickey, Terry W (TJ) JR CIV USARMY CESAM (USA)" w:date="2026-01-14T12:27:00Z" w16du:dateUtc="2026-01-14T18:27:00Z"/>
              <w:rFonts w:eastAsiaTheme="minorEastAsia"/>
              <w:noProof/>
              <w:sz w:val="24"/>
              <w:szCs w:val="24"/>
            </w:rPr>
          </w:pPr>
          <w:del w:id="566" w:author="Rickey, Terry W (TJ) JR CIV USARMY CESAM (USA)" w:date="2026-01-14T12:27:00Z" w16du:dateUtc="2026-01-14T18:27:00Z">
            <w:r w:rsidRPr="00E12F2E" w:rsidDel="00E12F2E">
              <w:rPr>
                <w:rStyle w:val="Hyperlink"/>
                <w:noProof/>
              </w:rPr>
              <w:delText>Small minnow of weedy, slow waters.</w:delText>
            </w:r>
            <w:r w:rsidDel="00E12F2E">
              <w:rPr>
                <w:noProof/>
                <w:webHidden/>
              </w:rPr>
              <w:tab/>
              <w:delText>39</w:delText>
            </w:r>
          </w:del>
        </w:p>
        <w:p w14:paraId="2BABABC9" w14:textId="67952287" w:rsidR="00A7724C" w:rsidDel="00E12F2E" w:rsidRDefault="00A7724C">
          <w:pPr>
            <w:pStyle w:val="TOC2"/>
            <w:tabs>
              <w:tab w:val="right" w:leader="dot" w:pos="9350"/>
            </w:tabs>
            <w:rPr>
              <w:del w:id="567" w:author="Rickey, Terry W (TJ) JR CIV USARMY CESAM (USA)" w:date="2026-01-14T12:27:00Z" w16du:dateUtc="2026-01-14T18:27:00Z"/>
              <w:rFonts w:eastAsiaTheme="minorEastAsia"/>
              <w:noProof/>
              <w:sz w:val="24"/>
              <w:szCs w:val="24"/>
            </w:rPr>
          </w:pPr>
          <w:del w:id="568" w:author="Rickey, Terry W (TJ) JR CIV USARMY CESAM (USA)" w:date="2026-01-14T12:27:00Z" w16du:dateUtc="2026-01-14T18:27:00Z">
            <w:r w:rsidRPr="00E12F2E" w:rsidDel="00E12F2E">
              <w:rPr>
                <w:rStyle w:val="Hyperlink"/>
                <w:noProof/>
              </w:rPr>
              <w:delText>Silver Chub</w:delText>
            </w:r>
            <w:r w:rsidDel="00E12F2E">
              <w:rPr>
                <w:noProof/>
                <w:webHidden/>
              </w:rPr>
              <w:tab/>
              <w:delText>39</w:delText>
            </w:r>
          </w:del>
        </w:p>
        <w:p w14:paraId="73EA0127" w14:textId="5B9980DA" w:rsidR="00A7724C" w:rsidDel="00E12F2E" w:rsidRDefault="00A7724C">
          <w:pPr>
            <w:pStyle w:val="TOC2"/>
            <w:tabs>
              <w:tab w:val="right" w:leader="dot" w:pos="9350"/>
            </w:tabs>
            <w:rPr>
              <w:del w:id="569" w:author="Rickey, Terry W (TJ) JR CIV USARMY CESAM (USA)" w:date="2026-01-14T12:27:00Z" w16du:dateUtc="2026-01-14T18:27:00Z"/>
              <w:rFonts w:eastAsiaTheme="minorEastAsia"/>
              <w:noProof/>
              <w:sz w:val="24"/>
              <w:szCs w:val="24"/>
            </w:rPr>
          </w:pPr>
          <w:del w:id="570"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733B2BC7" w14:textId="417DD1BE" w:rsidR="00A7724C" w:rsidDel="00E12F2E" w:rsidRDefault="00A7724C">
          <w:pPr>
            <w:pStyle w:val="TOC2"/>
            <w:tabs>
              <w:tab w:val="right" w:leader="dot" w:pos="9350"/>
            </w:tabs>
            <w:rPr>
              <w:del w:id="571" w:author="Rickey, Terry W (TJ) JR CIV USARMY CESAM (USA)" w:date="2026-01-14T12:27:00Z" w16du:dateUtc="2026-01-14T18:27:00Z"/>
              <w:rFonts w:eastAsiaTheme="minorEastAsia"/>
              <w:noProof/>
              <w:sz w:val="24"/>
              <w:szCs w:val="24"/>
            </w:rPr>
          </w:pPr>
          <w:del w:id="572" w:author="Rickey, Terry W (TJ) JR CIV USARMY CESAM (USA)" w:date="2026-01-14T12:27:00Z" w16du:dateUtc="2026-01-14T18:27:00Z">
            <w:r w:rsidRPr="00E12F2E" w:rsidDel="00E12F2E">
              <w:rPr>
                <w:rStyle w:val="Hyperlink"/>
                <w:noProof/>
              </w:rPr>
              <w:delText>Often found in large schools in the main channel.</w:delText>
            </w:r>
            <w:r w:rsidDel="00E12F2E">
              <w:rPr>
                <w:noProof/>
                <w:webHidden/>
              </w:rPr>
              <w:tab/>
              <w:delText>39</w:delText>
            </w:r>
          </w:del>
        </w:p>
        <w:p w14:paraId="400B5FD0" w14:textId="25F6AF1F" w:rsidR="00A7724C" w:rsidDel="00E12F2E" w:rsidRDefault="00A7724C">
          <w:pPr>
            <w:pStyle w:val="TOC2"/>
            <w:tabs>
              <w:tab w:val="right" w:leader="dot" w:pos="9350"/>
            </w:tabs>
            <w:rPr>
              <w:del w:id="573" w:author="Rickey, Terry W (TJ) JR CIV USARMY CESAM (USA)" w:date="2026-01-14T12:27:00Z" w16du:dateUtc="2026-01-14T18:27:00Z"/>
              <w:rFonts w:eastAsiaTheme="minorEastAsia"/>
              <w:noProof/>
              <w:sz w:val="24"/>
              <w:szCs w:val="24"/>
            </w:rPr>
          </w:pPr>
          <w:del w:id="574" w:author="Rickey, Terry W (TJ) JR CIV USARMY CESAM (USA)" w:date="2026-01-14T12:27:00Z" w16du:dateUtc="2026-01-14T18:27:00Z">
            <w:r w:rsidRPr="00E12F2E" w:rsidDel="00E12F2E">
              <w:rPr>
                <w:rStyle w:val="Hyperlink"/>
                <w:noProof/>
              </w:rPr>
              <w:delText>Silverstripe Shiner</w:delText>
            </w:r>
            <w:r w:rsidDel="00E12F2E">
              <w:rPr>
                <w:noProof/>
                <w:webHidden/>
              </w:rPr>
              <w:tab/>
              <w:delText>39</w:delText>
            </w:r>
          </w:del>
        </w:p>
        <w:p w14:paraId="0F678568" w14:textId="1E3D9E84" w:rsidR="00A7724C" w:rsidDel="00E12F2E" w:rsidRDefault="00A7724C">
          <w:pPr>
            <w:pStyle w:val="TOC2"/>
            <w:tabs>
              <w:tab w:val="right" w:leader="dot" w:pos="9350"/>
            </w:tabs>
            <w:rPr>
              <w:del w:id="575" w:author="Rickey, Terry W (TJ) JR CIV USARMY CESAM (USA)" w:date="2026-01-14T12:27:00Z" w16du:dateUtc="2026-01-14T18:27:00Z"/>
              <w:rFonts w:eastAsiaTheme="minorEastAsia"/>
              <w:noProof/>
              <w:sz w:val="24"/>
              <w:szCs w:val="24"/>
            </w:rPr>
          </w:pPr>
          <w:del w:id="576"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1175AE44" w14:textId="6ED5AED2" w:rsidR="00A7724C" w:rsidDel="00E12F2E" w:rsidRDefault="00A7724C">
          <w:pPr>
            <w:pStyle w:val="TOC2"/>
            <w:tabs>
              <w:tab w:val="right" w:leader="dot" w:pos="9350"/>
            </w:tabs>
            <w:rPr>
              <w:del w:id="577" w:author="Rickey, Terry W (TJ) JR CIV USARMY CESAM (USA)" w:date="2026-01-14T12:27:00Z" w16du:dateUtc="2026-01-14T18:27:00Z"/>
              <w:rFonts w:eastAsiaTheme="minorEastAsia"/>
              <w:noProof/>
              <w:sz w:val="24"/>
              <w:szCs w:val="24"/>
            </w:rPr>
          </w:pPr>
          <w:del w:id="578" w:author="Rickey, Terry W (TJ) JR CIV USARMY CESAM (USA)" w:date="2026-01-14T12:27:00Z" w16du:dateUtc="2026-01-14T18:27:00Z">
            <w:r w:rsidRPr="00E12F2E" w:rsidDel="00E12F2E">
              <w:rPr>
                <w:rStyle w:val="Hyperlink"/>
                <w:noProof/>
              </w:rPr>
              <w:delText>Common schooling minnow.</w:delText>
            </w:r>
            <w:r w:rsidDel="00E12F2E">
              <w:rPr>
                <w:noProof/>
                <w:webHidden/>
              </w:rPr>
              <w:tab/>
              <w:delText>39</w:delText>
            </w:r>
          </w:del>
        </w:p>
        <w:p w14:paraId="6AAB251E" w14:textId="3F3D8012" w:rsidR="00A7724C" w:rsidDel="00E12F2E" w:rsidRDefault="00A7724C">
          <w:pPr>
            <w:pStyle w:val="TOC2"/>
            <w:tabs>
              <w:tab w:val="right" w:leader="dot" w:pos="9350"/>
            </w:tabs>
            <w:rPr>
              <w:del w:id="579" w:author="Rickey, Terry W (TJ) JR CIV USARMY CESAM (USA)" w:date="2026-01-14T12:27:00Z" w16du:dateUtc="2026-01-14T18:27:00Z"/>
              <w:rFonts w:eastAsiaTheme="minorEastAsia"/>
              <w:noProof/>
              <w:sz w:val="24"/>
              <w:szCs w:val="24"/>
            </w:rPr>
          </w:pPr>
          <w:del w:id="580" w:author="Rickey, Terry W (TJ) JR CIV USARMY CESAM (USA)" w:date="2026-01-14T12:27:00Z" w16du:dateUtc="2026-01-14T18:27:00Z">
            <w:r w:rsidRPr="00E12F2E" w:rsidDel="00E12F2E">
              <w:rPr>
                <w:rStyle w:val="Hyperlink"/>
                <w:noProof/>
              </w:rPr>
              <w:delText>Silverside Shiner</w:delText>
            </w:r>
            <w:r w:rsidDel="00E12F2E">
              <w:rPr>
                <w:noProof/>
                <w:webHidden/>
              </w:rPr>
              <w:tab/>
              <w:delText>39</w:delText>
            </w:r>
          </w:del>
        </w:p>
        <w:p w14:paraId="42BBD580" w14:textId="17777885" w:rsidR="00A7724C" w:rsidDel="00E12F2E" w:rsidRDefault="00A7724C">
          <w:pPr>
            <w:pStyle w:val="TOC2"/>
            <w:tabs>
              <w:tab w:val="right" w:leader="dot" w:pos="9350"/>
            </w:tabs>
            <w:rPr>
              <w:del w:id="581" w:author="Rickey, Terry W (TJ) JR CIV USARMY CESAM (USA)" w:date="2026-01-14T12:27:00Z" w16du:dateUtc="2026-01-14T18:27:00Z"/>
              <w:rFonts w:eastAsiaTheme="minorEastAsia"/>
              <w:noProof/>
              <w:sz w:val="24"/>
              <w:szCs w:val="24"/>
            </w:rPr>
          </w:pPr>
          <w:del w:id="582" w:author="Rickey, Terry W (TJ) JR CIV USARMY CESAM (USA)" w:date="2026-01-14T12:27:00Z" w16du:dateUtc="2026-01-14T18:27:00Z">
            <w:r w:rsidRPr="00E12F2E" w:rsidDel="00E12F2E">
              <w:rPr>
                <w:rStyle w:val="Hyperlink"/>
                <w:noProof/>
              </w:rPr>
              <w:delText>D. Forage Species</w:delText>
            </w:r>
            <w:r w:rsidDel="00E12F2E">
              <w:rPr>
                <w:noProof/>
                <w:webHidden/>
              </w:rPr>
              <w:tab/>
              <w:delText>39</w:delText>
            </w:r>
          </w:del>
        </w:p>
        <w:p w14:paraId="3AFA7507" w14:textId="50033DD4" w:rsidR="00A7724C" w:rsidDel="00E12F2E" w:rsidRDefault="00A7724C">
          <w:pPr>
            <w:pStyle w:val="TOC2"/>
            <w:tabs>
              <w:tab w:val="right" w:leader="dot" w:pos="9350"/>
            </w:tabs>
            <w:rPr>
              <w:del w:id="583" w:author="Rickey, Terry W (TJ) JR CIV USARMY CESAM (USA)" w:date="2026-01-14T12:27:00Z" w16du:dateUtc="2026-01-14T18:27:00Z"/>
              <w:rFonts w:eastAsiaTheme="minorEastAsia"/>
              <w:noProof/>
              <w:sz w:val="24"/>
              <w:szCs w:val="24"/>
            </w:rPr>
          </w:pPr>
          <w:del w:id="584" w:author="Rickey, Terry W (TJ) JR CIV USARMY CESAM (USA)" w:date="2026-01-14T12:27:00Z" w16du:dateUtc="2026-01-14T18:27:00Z">
            <w:r w:rsidRPr="00E12F2E" w:rsidDel="00E12F2E">
              <w:rPr>
                <w:rStyle w:val="Hyperlink"/>
                <w:noProof/>
              </w:rPr>
              <w:lastRenderedPageBreak/>
              <w:delText>Abundant, pelagic, schooling minnow.</w:delText>
            </w:r>
            <w:r w:rsidDel="00E12F2E">
              <w:rPr>
                <w:noProof/>
                <w:webHidden/>
              </w:rPr>
              <w:tab/>
              <w:delText>39</w:delText>
            </w:r>
          </w:del>
        </w:p>
        <w:p w14:paraId="35686C1A" w14:textId="29FFE15D" w:rsidR="00A7724C" w:rsidDel="00E12F2E" w:rsidRDefault="00A7724C">
          <w:pPr>
            <w:pStyle w:val="TOC2"/>
            <w:tabs>
              <w:tab w:val="right" w:leader="dot" w:pos="9350"/>
            </w:tabs>
            <w:rPr>
              <w:del w:id="585" w:author="Rickey, Terry W (TJ) JR CIV USARMY CESAM (USA)" w:date="2026-01-14T12:27:00Z" w16du:dateUtc="2026-01-14T18:27:00Z"/>
              <w:rFonts w:eastAsiaTheme="minorEastAsia"/>
              <w:noProof/>
              <w:sz w:val="24"/>
              <w:szCs w:val="24"/>
            </w:rPr>
          </w:pPr>
          <w:del w:id="586" w:author="Rickey, Terry W (TJ) JR CIV USARMY CESAM (USA)" w:date="2026-01-14T12:27:00Z" w16du:dateUtc="2026-01-14T18:27:00Z">
            <w:r w:rsidRPr="00E12F2E" w:rsidDel="00E12F2E">
              <w:rPr>
                <w:rStyle w:val="Hyperlink"/>
                <w:noProof/>
              </w:rPr>
              <w:delText>Threadfin Shad</w:delText>
            </w:r>
            <w:r w:rsidDel="00E12F2E">
              <w:rPr>
                <w:noProof/>
                <w:webHidden/>
              </w:rPr>
              <w:tab/>
              <w:delText>40</w:delText>
            </w:r>
          </w:del>
        </w:p>
        <w:p w14:paraId="02080421" w14:textId="132D872A" w:rsidR="00A7724C" w:rsidDel="00E12F2E" w:rsidRDefault="00A7724C">
          <w:pPr>
            <w:pStyle w:val="TOC2"/>
            <w:tabs>
              <w:tab w:val="right" w:leader="dot" w:pos="9350"/>
            </w:tabs>
            <w:rPr>
              <w:del w:id="587" w:author="Rickey, Terry W (TJ) JR CIV USARMY CESAM (USA)" w:date="2026-01-14T12:27:00Z" w16du:dateUtc="2026-01-14T18:27:00Z"/>
              <w:rFonts w:eastAsiaTheme="minorEastAsia"/>
              <w:noProof/>
              <w:sz w:val="24"/>
              <w:szCs w:val="24"/>
            </w:rPr>
          </w:pPr>
          <w:del w:id="588" w:author="Rickey, Terry W (TJ) JR CIV USARMY CESAM (USA)" w:date="2026-01-14T12:27:00Z" w16du:dateUtc="2026-01-14T18:27:00Z">
            <w:r w:rsidRPr="00E12F2E" w:rsidDel="00E12F2E">
              <w:rPr>
                <w:rStyle w:val="Hyperlink"/>
                <w:noProof/>
              </w:rPr>
              <w:delText>D. Forage Species</w:delText>
            </w:r>
            <w:r w:rsidDel="00E12F2E">
              <w:rPr>
                <w:noProof/>
                <w:webHidden/>
              </w:rPr>
              <w:tab/>
              <w:delText>40</w:delText>
            </w:r>
          </w:del>
        </w:p>
        <w:p w14:paraId="089321EF" w14:textId="27999554" w:rsidR="00A7724C" w:rsidDel="00E12F2E" w:rsidRDefault="00A7724C">
          <w:pPr>
            <w:pStyle w:val="TOC2"/>
            <w:tabs>
              <w:tab w:val="right" w:leader="dot" w:pos="9350"/>
            </w:tabs>
            <w:rPr>
              <w:del w:id="589" w:author="Rickey, Terry W (TJ) JR CIV USARMY CESAM (USA)" w:date="2026-01-14T12:27:00Z" w16du:dateUtc="2026-01-14T18:27:00Z"/>
              <w:rFonts w:eastAsiaTheme="minorEastAsia"/>
              <w:noProof/>
              <w:sz w:val="24"/>
              <w:szCs w:val="24"/>
            </w:rPr>
          </w:pPr>
          <w:del w:id="590" w:author="Rickey, Terry W (TJ) JR CIV USARMY CESAM (USA)" w:date="2026-01-14T12:27:00Z" w16du:dateUtc="2026-01-14T18:27:00Z">
            <w:r w:rsidRPr="00E12F2E" w:rsidDel="00E12F2E">
              <w:rPr>
                <w:rStyle w:val="Hyperlink"/>
                <w:noProof/>
              </w:rPr>
              <w:delText>Ubiquitous, pelagic, critical forage base.</w:delText>
            </w:r>
            <w:r w:rsidDel="00E12F2E">
              <w:rPr>
                <w:noProof/>
                <w:webHidden/>
              </w:rPr>
              <w:tab/>
              <w:delText>40</w:delText>
            </w:r>
          </w:del>
        </w:p>
        <w:p w14:paraId="0F898D4B" w14:textId="703B31F3" w:rsidR="00A7724C" w:rsidDel="00E12F2E" w:rsidRDefault="00A7724C">
          <w:pPr>
            <w:pStyle w:val="TOC2"/>
            <w:tabs>
              <w:tab w:val="right" w:leader="dot" w:pos="9350"/>
            </w:tabs>
            <w:rPr>
              <w:del w:id="591" w:author="Rickey, Terry W (TJ) JR CIV USARMY CESAM (USA)" w:date="2026-01-14T12:27:00Z" w16du:dateUtc="2026-01-14T18:27:00Z"/>
              <w:rFonts w:eastAsiaTheme="minorEastAsia"/>
              <w:noProof/>
              <w:sz w:val="24"/>
              <w:szCs w:val="24"/>
            </w:rPr>
          </w:pPr>
          <w:del w:id="592" w:author="Rickey, Terry W (TJ) JR CIV USARMY CESAM (USA)" w:date="2026-01-14T12:27:00Z" w16du:dateUtc="2026-01-14T18:27:00Z">
            <w:r w:rsidRPr="00E12F2E" w:rsidDel="00E12F2E">
              <w:rPr>
                <w:rStyle w:val="Hyperlink"/>
                <w:noProof/>
              </w:rPr>
              <w:delText>Weed Shiner</w:delText>
            </w:r>
            <w:r w:rsidDel="00E12F2E">
              <w:rPr>
                <w:noProof/>
                <w:webHidden/>
              </w:rPr>
              <w:tab/>
              <w:delText>40</w:delText>
            </w:r>
          </w:del>
        </w:p>
        <w:p w14:paraId="2AFE3AF3" w14:textId="42BFD72E" w:rsidR="00A7724C" w:rsidDel="00E12F2E" w:rsidRDefault="00A7724C">
          <w:pPr>
            <w:pStyle w:val="TOC2"/>
            <w:tabs>
              <w:tab w:val="right" w:leader="dot" w:pos="9350"/>
            </w:tabs>
            <w:rPr>
              <w:del w:id="593" w:author="Rickey, Terry W (TJ) JR CIV USARMY CESAM (USA)" w:date="2026-01-14T12:27:00Z" w16du:dateUtc="2026-01-14T18:27:00Z"/>
              <w:rFonts w:eastAsiaTheme="minorEastAsia"/>
              <w:noProof/>
              <w:sz w:val="24"/>
              <w:szCs w:val="24"/>
            </w:rPr>
          </w:pPr>
          <w:del w:id="594" w:author="Rickey, Terry W (TJ) JR CIV USARMY CESAM (USA)" w:date="2026-01-14T12:27:00Z" w16du:dateUtc="2026-01-14T18:27:00Z">
            <w:r w:rsidRPr="00E12F2E" w:rsidDel="00E12F2E">
              <w:rPr>
                <w:rStyle w:val="Hyperlink"/>
                <w:noProof/>
              </w:rPr>
              <w:delText>D. Forage Species</w:delText>
            </w:r>
            <w:r w:rsidDel="00E12F2E">
              <w:rPr>
                <w:noProof/>
                <w:webHidden/>
              </w:rPr>
              <w:tab/>
              <w:delText>40</w:delText>
            </w:r>
          </w:del>
        </w:p>
        <w:p w14:paraId="76283628" w14:textId="1E3734CC" w:rsidR="00A7724C" w:rsidDel="00E12F2E" w:rsidRDefault="00A7724C">
          <w:pPr>
            <w:pStyle w:val="TOC2"/>
            <w:tabs>
              <w:tab w:val="right" w:leader="dot" w:pos="9350"/>
            </w:tabs>
            <w:rPr>
              <w:del w:id="595" w:author="Rickey, Terry W (TJ) JR CIV USARMY CESAM (USA)" w:date="2026-01-14T12:27:00Z" w16du:dateUtc="2026-01-14T18:27:00Z"/>
              <w:rFonts w:eastAsiaTheme="minorEastAsia"/>
              <w:noProof/>
              <w:sz w:val="24"/>
              <w:szCs w:val="24"/>
            </w:rPr>
          </w:pPr>
          <w:del w:id="596" w:author="Rickey, Terry W (TJ) JR CIV USARMY CESAM (USA)" w:date="2026-01-14T12:27:00Z" w16du:dateUtc="2026-01-14T18:27:00Z">
            <w:r w:rsidRPr="00E12F2E" w:rsidDel="00E12F2E">
              <w:rPr>
                <w:rStyle w:val="Hyperlink"/>
                <w:noProof/>
              </w:rPr>
              <w:delText>Small minnow of weedy, slow waters.</w:delText>
            </w:r>
            <w:r w:rsidDel="00E12F2E">
              <w:rPr>
                <w:noProof/>
                <w:webHidden/>
              </w:rPr>
              <w:tab/>
              <w:delText>40</w:delText>
            </w:r>
          </w:del>
        </w:p>
        <w:p w14:paraId="7FB295B9" w14:textId="2946431C" w:rsidR="00A7724C" w:rsidDel="00E12F2E" w:rsidRDefault="00A7724C">
          <w:pPr>
            <w:pStyle w:val="TOC2"/>
            <w:tabs>
              <w:tab w:val="right" w:leader="dot" w:pos="9350"/>
            </w:tabs>
            <w:rPr>
              <w:del w:id="597" w:author="Rickey, Terry W (TJ) JR CIV USARMY CESAM (USA)" w:date="2026-01-14T12:27:00Z" w16du:dateUtc="2026-01-14T18:27:00Z"/>
              <w:rFonts w:eastAsiaTheme="minorEastAsia"/>
              <w:noProof/>
              <w:sz w:val="24"/>
              <w:szCs w:val="24"/>
            </w:rPr>
          </w:pPr>
          <w:del w:id="598" w:author="Rickey, Terry W (TJ) JR CIV USARMY CESAM (USA)" w:date="2026-01-14T12:27:00Z" w16du:dateUtc="2026-01-14T18:27:00Z">
            <w:r w:rsidRPr="00E12F2E" w:rsidDel="00E12F2E">
              <w:rPr>
                <w:rStyle w:val="Hyperlink"/>
                <w:noProof/>
              </w:rPr>
              <w:delText>Master Fish Species Inventory by River Reach (FY23 Baseline)</w:delText>
            </w:r>
            <w:r w:rsidDel="00E12F2E">
              <w:rPr>
                <w:noProof/>
                <w:webHidden/>
              </w:rPr>
              <w:tab/>
              <w:delText>41</w:delText>
            </w:r>
          </w:del>
        </w:p>
        <w:p w14:paraId="0126E61A" w14:textId="32FB370B" w:rsidR="00A7724C" w:rsidDel="00E12F2E" w:rsidRDefault="00A7724C">
          <w:pPr>
            <w:pStyle w:val="TOC2"/>
            <w:tabs>
              <w:tab w:val="right" w:leader="dot" w:pos="9350"/>
            </w:tabs>
            <w:rPr>
              <w:del w:id="599" w:author="Rickey, Terry W (TJ) JR CIV USARMY CESAM (USA)" w:date="2026-01-14T12:27:00Z" w16du:dateUtc="2026-01-14T18:27:00Z"/>
              <w:rFonts w:eastAsiaTheme="minorEastAsia"/>
              <w:noProof/>
              <w:sz w:val="24"/>
              <w:szCs w:val="24"/>
            </w:rPr>
          </w:pPr>
          <w:del w:id="600" w:author="Rickey, Terry W (TJ) JR CIV USARMY CESAM (USA)" w:date="2026-01-14T12:27:00Z" w16du:dateUtc="2026-01-14T18:27:00Z">
            <w:r w:rsidRPr="00E12F2E" w:rsidDel="00E12F2E">
              <w:rPr>
                <w:rStyle w:val="Hyperlink"/>
                <w:noProof/>
              </w:rPr>
              <w:delText>Fish Species</w:delText>
            </w:r>
            <w:r w:rsidDel="00E12F2E">
              <w:rPr>
                <w:noProof/>
                <w:webHidden/>
              </w:rPr>
              <w:tab/>
              <w:delText>42</w:delText>
            </w:r>
          </w:del>
        </w:p>
        <w:p w14:paraId="4C562BB7" w14:textId="68978026" w:rsidR="00A7724C" w:rsidDel="00E12F2E" w:rsidRDefault="00A7724C">
          <w:pPr>
            <w:pStyle w:val="TOC2"/>
            <w:tabs>
              <w:tab w:val="right" w:leader="dot" w:pos="9350"/>
            </w:tabs>
            <w:rPr>
              <w:del w:id="601" w:author="Rickey, Terry W (TJ) JR CIV USARMY CESAM (USA)" w:date="2026-01-14T12:27:00Z" w16du:dateUtc="2026-01-14T18:27:00Z"/>
              <w:rFonts w:eastAsiaTheme="minorEastAsia"/>
              <w:noProof/>
              <w:sz w:val="24"/>
              <w:szCs w:val="24"/>
            </w:rPr>
          </w:pPr>
          <w:del w:id="602" w:author="Rickey, Terry W (TJ) JR CIV USARMY CESAM (USA)" w:date="2026-01-14T12:27:00Z" w16du:dateUtc="2026-01-14T18:27:00Z">
            <w:r w:rsidRPr="00E12F2E" w:rsidDel="00E12F2E">
              <w:rPr>
                <w:rStyle w:val="Hyperlink"/>
                <w:noProof/>
              </w:rPr>
              <w:delText>Downstream of Claiborne</w:delText>
            </w:r>
            <w:r w:rsidDel="00E12F2E">
              <w:rPr>
                <w:noProof/>
                <w:webHidden/>
              </w:rPr>
              <w:tab/>
              <w:delText>42</w:delText>
            </w:r>
          </w:del>
        </w:p>
        <w:p w14:paraId="20D7F522" w14:textId="1816E4F7" w:rsidR="00A7724C" w:rsidDel="00E12F2E" w:rsidRDefault="00A7724C">
          <w:pPr>
            <w:pStyle w:val="TOC2"/>
            <w:tabs>
              <w:tab w:val="right" w:leader="dot" w:pos="9350"/>
            </w:tabs>
            <w:rPr>
              <w:del w:id="603" w:author="Rickey, Terry W (TJ) JR CIV USARMY CESAM (USA)" w:date="2026-01-14T12:27:00Z" w16du:dateUtc="2026-01-14T18:27:00Z"/>
              <w:rFonts w:eastAsiaTheme="minorEastAsia"/>
              <w:noProof/>
              <w:sz w:val="24"/>
              <w:szCs w:val="24"/>
            </w:rPr>
          </w:pPr>
          <w:del w:id="604" w:author="Rickey, Terry W (TJ) JR CIV USARMY CESAM (USA)" w:date="2026-01-14T12:27:00Z" w16du:dateUtc="2026-01-14T18:27:00Z">
            <w:r w:rsidRPr="00E12F2E" w:rsidDel="00E12F2E">
              <w:rPr>
                <w:rStyle w:val="Hyperlink"/>
                <w:noProof/>
              </w:rPr>
              <w:delText>Between Dams (Claiborne Pool)</w:delText>
            </w:r>
            <w:r w:rsidDel="00E12F2E">
              <w:rPr>
                <w:noProof/>
                <w:webHidden/>
              </w:rPr>
              <w:tab/>
              <w:delText>42</w:delText>
            </w:r>
          </w:del>
        </w:p>
        <w:p w14:paraId="17E3DCA4" w14:textId="3273D63C" w:rsidR="00A7724C" w:rsidDel="00E12F2E" w:rsidRDefault="00A7724C">
          <w:pPr>
            <w:pStyle w:val="TOC2"/>
            <w:tabs>
              <w:tab w:val="right" w:leader="dot" w:pos="9350"/>
            </w:tabs>
            <w:rPr>
              <w:del w:id="605" w:author="Rickey, Terry W (TJ) JR CIV USARMY CESAM (USA)" w:date="2026-01-14T12:27:00Z" w16du:dateUtc="2026-01-14T18:27:00Z"/>
              <w:rFonts w:eastAsiaTheme="minorEastAsia"/>
              <w:noProof/>
              <w:sz w:val="24"/>
              <w:szCs w:val="24"/>
            </w:rPr>
          </w:pPr>
          <w:del w:id="606" w:author="Rickey, Terry W (TJ) JR CIV USARMY CESAM (USA)" w:date="2026-01-14T12:27:00Z" w16du:dateUtc="2026-01-14T18:27:00Z">
            <w:r w:rsidRPr="00E12F2E" w:rsidDel="00E12F2E">
              <w:rPr>
                <w:rStyle w:val="Hyperlink"/>
                <w:noProof/>
              </w:rPr>
              <w:delText>Upstream of Millers Ferry</w:delText>
            </w:r>
            <w:r w:rsidDel="00E12F2E">
              <w:rPr>
                <w:noProof/>
                <w:webHidden/>
              </w:rPr>
              <w:tab/>
              <w:delText>42</w:delText>
            </w:r>
          </w:del>
        </w:p>
        <w:p w14:paraId="1B943767" w14:textId="7622E657" w:rsidR="00A7724C" w:rsidDel="00E12F2E" w:rsidRDefault="00A7724C">
          <w:pPr>
            <w:pStyle w:val="TOC2"/>
            <w:tabs>
              <w:tab w:val="right" w:leader="dot" w:pos="9350"/>
            </w:tabs>
            <w:rPr>
              <w:del w:id="607" w:author="Rickey, Terry W (TJ) JR CIV USARMY CESAM (USA)" w:date="2026-01-14T12:27:00Z" w16du:dateUtc="2026-01-14T18:27:00Z"/>
              <w:rFonts w:eastAsiaTheme="minorEastAsia"/>
              <w:noProof/>
              <w:sz w:val="24"/>
              <w:szCs w:val="24"/>
            </w:rPr>
          </w:pPr>
          <w:del w:id="608" w:author="Rickey, Terry W (TJ) JR CIV USARMY CESAM (USA)" w:date="2026-01-14T12:27:00Z" w16du:dateUtc="2026-01-14T18:27:00Z">
            <w:r w:rsidRPr="00E12F2E" w:rsidDel="00E12F2E">
              <w:rPr>
                <w:rStyle w:val="Hyperlink"/>
                <w:noProof/>
              </w:rPr>
              <w:delText>Alabama Bass</w:delText>
            </w:r>
            <w:r w:rsidDel="00E12F2E">
              <w:rPr>
                <w:noProof/>
                <w:webHidden/>
              </w:rPr>
              <w:tab/>
              <w:delText>42</w:delText>
            </w:r>
          </w:del>
        </w:p>
        <w:p w14:paraId="201E2A42" w14:textId="013763EA" w:rsidR="00A7724C" w:rsidDel="00E12F2E" w:rsidRDefault="00A7724C">
          <w:pPr>
            <w:pStyle w:val="TOC2"/>
            <w:tabs>
              <w:tab w:val="right" w:leader="dot" w:pos="9350"/>
            </w:tabs>
            <w:rPr>
              <w:del w:id="609" w:author="Rickey, Terry W (TJ) JR CIV USARMY CESAM (USA)" w:date="2026-01-14T12:27:00Z" w16du:dateUtc="2026-01-14T18:27:00Z"/>
              <w:rFonts w:eastAsiaTheme="minorEastAsia"/>
              <w:noProof/>
              <w:sz w:val="24"/>
              <w:szCs w:val="24"/>
            </w:rPr>
          </w:pPr>
          <w:del w:id="61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047F686" w14:textId="538987B1" w:rsidR="00A7724C" w:rsidDel="00E12F2E" w:rsidRDefault="00A7724C">
          <w:pPr>
            <w:pStyle w:val="TOC2"/>
            <w:tabs>
              <w:tab w:val="right" w:leader="dot" w:pos="9350"/>
            </w:tabs>
            <w:rPr>
              <w:del w:id="611" w:author="Rickey, Terry W (TJ) JR CIV USARMY CESAM (USA)" w:date="2026-01-14T12:27:00Z" w16du:dateUtc="2026-01-14T18:27:00Z"/>
              <w:rFonts w:eastAsiaTheme="minorEastAsia"/>
              <w:noProof/>
              <w:sz w:val="24"/>
              <w:szCs w:val="24"/>
            </w:rPr>
          </w:pPr>
          <w:del w:id="61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3C956A3" w14:textId="7FB53CA8" w:rsidR="00A7724C" w:rsidDel="00E12F2E" w:rsidRDefault="00A7724C">
          <w:pPr>
            <w:pStyle w:val="TOC2"/>
            <w:tabs>
              <w:tab w:val="right" w:leader="dot" w:pos="9350"/>
            </w:tabs>
            <w:rPr>
              <w:del w:id="613" w:author="Rickey, Terry W (TJ) JR CIV USARMY CESAM (USA)" w:date="2026-01-14T12:27:00Z" w16du:dateUtc="2026-01-14T18:27:00Z"/>
              <w:rFonts w:eastAsiaTheme="minorEastAsia"/>
              <w:noProof/>
              <w:sz w:val="24"/>
              <w:szCs w:val="24"/>
            </w:rPr>
          </w:pPr>
          <w:del w:id="61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7E0D6A87" w14:textId="6C1282AD" w:rsidR="00A7724C" w:rsidDel="00E12F2E" w:rsidRDefault="00A7724C">
          <w:pPr>
            <w:pStyle w:val="TOC2"/>
            <w:tabs>
              <w:tab w:val="right" w:leader="dot" w:pos="9350"/>
            </w:tabs>
            <w:rPr>
              <w:del w:id="615" w:author="Rickey, Terry W (TJ) JR CIV USARMY CESAM (USA)" w:date="2026-01-14T12:27:00Z" w16du:dateUtc="2026-01-14T18:27:00Z"/>
              <w:rFonts w:eastAsiaTheme="minorEastAsia"/>
              <w:noProof/>
              <w:sz w:val="24"/>
              <w:szCs w:val="24"/>
            </w:rPr>
          </w:pPr>
          <w:del w:id="616" w:author="Rickey, Terry W (TJ) JR CIV USARMY CESAM (USA)" w:date="2026-01-14T12:27:00Z" w16du:dateUtc="2026-01-14T18:27:00Z">
            <w:r w:rsidRPr="00E12F2E" w:rsidDel="00E12F2E">
              <w:rPr>
                <w:rStyle w:val="Hyperlink"/>
                <w:noProof/>
              </w:rPr>
              <w:delText>Alabama Hog Sucker</w:delText>
            </w:r>
            <w:r w:rsidDel="00E12F2E">
              <w:rPr>
                <w:noProof/>
                <w:webHidden/>
              </w:rPr>
              <w:tab/>
              <w:delText>42</w:delText>
            </w:r>
          </w:del>
        </w:p>
        <w:p w14:paraId="63BCA98A" w14:textId="0997B4DF" w:rsidR="00A7724C" w:rsidDel="00E12F2E" w:rsidRDefault="00A7724C">
          <w:pPr>
            <w:pStyle w:val="TOC2"/>
            <w:tabs>
              <w:tab w:val="right" w:leader="dot" w:pos="9350"/>
            </w:tabs>
            <w:rPr>
              <w:del w:id="617" w:author="Rickey, Terry W (TJ) JR CIV USARMY CESAM (USA)" w:date="2026-01-14T12:27:00Z" w16du:dateUtc="2026-01-14T18:27:00Z"/>
              <w:rFonts w:eastAsiaTheme="minorEastAsia"/>
              <w:noProof/>
              <w:sz w:val="24"/>
              <w:szCs w:val="24"/>
            </w:rPr>
          </w:pPr>
          <w:del w:id="61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7C0ED92" w14:textId="02BCCCD7" w:rsidR="00A7724C" w:rsidDel="00E12F2E" w:rsidRDefault="00A7724C">
          <w:pPr>
            <w:pStyle w:val="TOC2"/>
            <w:tabs>
              <w:tab w:val="right" w:leader="dot" w:pos="9350"/>
            </w:tabs>
            <w:rPr>
              <w:del w:id="619" w:author="Rickey, Terry W (TJ) JR CIV USARMY CESAM (USA)" w:date="2026-01-14T12:27:00Z" w16du:dateUtc="2026-01-14T18:27:00Z"/>
              <w:rFonts w:eastAsiaTheme="minorEastAsia"/>
              <w:noProof/>
              <w:sz w:val="24"/>
              <w:szCs w:val="24"/>
            </w:rPr>
          </w:pPr>
          <w:del w:id="620" w:author="Rickey, Terry W (TJ) JR CIV USARMY CESAM (USA)" w:date="2026-01-14T12:27:00Z" w16du:dateUtc="2026-01-14T18:27:00Z">
            <w:r w:rsidRPr="00E12F2E" w:rsidDel="00E12F2E">
              <w:rPr>
                <w:rStyle w:val="Hyperlink"/>
                <w:noProof/>
              </w:rPr>
              <w:delText>Bigeye Chub</w:delText>
            </w:r>
            <w:r w:rsidDel="00E12F2E">
              <w:rPr>
                <w:noProof/>
                <w:webHidden/>
              </w:rPr>
              <w:tab/>
              <w:delText>42</w:delText>
            </w:r>
          </w:del>
        </w:p>
        <w:p w14:paraId="1F66DD19" w14:textId="12986B85" w:rsidR="00A7724C" w:rsidDel="00E12F2E" w:rsidRDefault="00A7724C">
          <w:pPr>
            <w:pStyle w:val="TOC2"/>
            <w:tabs>
              <w:tab w:val="right" w:leader="dot" w:pos="9350"/>
            </w:tabs>
            <w:rPr>
              <w:del w:id="621" w:author="Rickey, Terry W (TJ) JR CIV USARMY CESAM (USA)" w:date="2026-01-14T12:27:00Z" w16du:dateUtc="2026-01-14T18:27:00Z"/>
              <w:rFonts w:eastAsiaTheme="minorEastAsia"/>
              <w:noProof/>
              <w:sz w:val="24"/>
              <w:szCs w:val="24"/>
            </w:rPr>
          </w:pPr>
          <w:del w:id="62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83CC081" w14:textId="6F997CEC" w:rsidR="00A7724C" w:rsidDel="00E12F2E" w:rsidRDefault="00A7724C">
          <w:pPr>
            <w:pStyle w:val="TOC2"/>
            <w:tabs>
              <w:tab w:val="right" w:leader="dot" w:pos="9350"/>
            </w:tabs>
            <w:rPr>
              <w:del w:id="623" w:author="Rickey, Terry W (TJ) JR CIV USARMY CESAM (USA)" w:date="2026-01-14T12:27:00Z" w16du:dateUtc="2026-01-14T18:27:00Z"/>
              <w:rFonts w:eastAsiaTheme="minorEastAsia"/>
              <w:noProof/>
              <w:sz w:val="24"/>
              <w:szCs w:val="24"/>
            </w:rPr>
          </w:pPr>
          <w:del w:id="624" w:author="Rickey, Terry W (TJ) JR CIV USARMY CESAM (USA)" w:date="2026-01-14T12:27:00Z" w16du:dateUtc="2026-01-14T18:27:00Z">
            <w:r w:rsidRPr="00E12F2E" w:rsidDel="00E12F2E">
              <w:rPr>
                <w:rStyle w:val="Hyperlink"/>
                <w:noProof/>
              </w:rPr>
              <w:delText>Black Crappie</w:delText>
            </w:r>
            <w:r w:rsidDel="00E12F2E">
              <w:rPr>
                <w:noProof/>
                <w:webHidden/>
              </w:rPr>
              <w:tab/>
              <w:delText>42</w:delText>
            </w:r>
          </w:del>
        </w:p>
        <w:p w14:paraId="5DB1E616" w14:textId="5DBDD5A4" w:rsidR="00A7724C" w:rsidDel="00E12F2E" w:rsidRDefault="00A7724C">
          <w:pPr>
            <w:pStyle w:val="TOC2"/>
            <w:tabs>
              <w:tab w:val="right" w:leader="dot" w:pos="9350"/>
            </w:tabs>
            <w:rPr>
              <w:del w:id="625" w:author="Rickey, Terry W (TJ) JR CIV USARMY CESAM (USA)" w:date="2026-01-14T12:27:00Z" w16du:dateUtc="2026-01-14T18:27:00Z"/>
              <w:rFonts w:eastAsiaTheme="minorEastAsia"/>
              <w:noProof/>
              <w:sz w:val="24"/>
              <w:szCs w:val="24"/>
            </w:rPr>
          </w:pPr>
          <w:del w:id="62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CD4AFF0" w14:textId="1A40D4F2" w:rsidR="00A7724C" w:rsidDel="00E12F2E" w:rsidRDefault="00A7724C">
          <w:pPr>
            <w:pStyle w:val="TOC2"/>
            <w:tabs>
              <w:tab w:val="right" w:leader="dot" w:pos="9350"/>
            </w:tabs>
            <w:rPr>
              <w:del w:id="627" w:author="Rickey, Terry W (TJ) JR CIV USARMY CESAM (USA)" w:date="2026-01-14T12:27:00Z" w16du:dateUtc="2026-01-14T18:27:00Z"/>
              <w:rFonts w:eastAsiaTheme="minorEastAsia"/>
              <w:noProof/>
              <w:sz w:val="24"/>
              <w:szCs w:val="24"/>
            </w:rPr>
          </w:pPr>
          <w:del w:id="62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66E4AC6" w14:textId="7379971A" w:rsidR="00A7724C" w:rsidDel="00E12F2E" w:rsidRDefault="00A7724C">
          <w:pPr>
            <w:pStyle w:val="TOC2"/>
            <w:tabs>
              <w:tab w:val="right" w:leader="dot" w:pos="9350"/>
            </w:tabs>
            <w:rPr>
              <w:del w:id="629" w:author="Rickey, Terry W (TJ) JR CIV USARMY CESAM (USA)" w:date="2026-01-14T12:27:00Z" w16du:dateUtc="2026-01-14T18:27:00Z"/>
              <w:rFonts w:eastAsiaTheme="minorEastAsia"/>
              <w:noProof/>
              <w:sz w:val="24"/>
              <w:szCs w:val="24"/>
            </w:rPr>
          </w:pPr>
          <w:del w:id="63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60377DCC" w14:textId="12D8AB88" w:rsidR="00A7724C" w:rsidDel="00E12F2E" w:rsidRDefault="00A7724C">
          <w:pPr>
            <w:pStyle w:val="TOC2"/>
            <w:tabs>
              <w:tab w:val="right" w:leader="dot" w:pos="9350"/>
            </w:tabs>
            <w:rPr>
              <w:del w:id="631" w:author="Rickey, Terry W (TJ) JR CIV USARMY CESAM (USA)" w:date="2026-01-14T12:27:00Z" w16du:dateUtc="2026-01-14T18:27:00Z"/>
              <w:rFonts w:eastAsiaTheme="minorEastAsia"/>
              <w:noProof/>
              <w:sz w:val="24"/>
              <w:szCs w:val="24"/>
            </w:rPr>
          </w:pPr>
          <w:del w:id="632" w:author="Rickey, Terry W (TJ) JR CIV USARMY CESAM (USA)" w:date="2026-01-14T12:27:00Z" w16du:dateUtc="2026-01-14T18:27:00Z">
            <w:r w:rsidRPr="00E12F2E" w:rsidDel="00E12F2E">
              <w:rPr>
                <w:rStyle w:val="Hyperlink"/>
                <w:noProof/>
              </w:rPr>
              <w:delText>Black Spotted Darter</w:delText>
            </w:r>
            <w:r w:rsidDel="00E12F2E">
              <w:rPr>
                <w:noProof/>
                <w:webHidden/>
              </w:rPr>
              <w:tab/>
              <w:delText>42</w:delText>
            </w:r>
          </w:del>
        </w:p>
        <w:p w14:paraId="4BE1DC37" w14:textId="7550D9CB" w:rsidR="00A7724C" w:rsidDel="00E12F2E" w:rsidRDefault="00A7724C">
          <w:pPr>
            <w:pStyle w:val="TOC2"/>
            <w:tabs>
              <w:tab w:val="right" w:leader="dot" w:pos="9350"/>
            </w:tabs>
            <w:rPr>
              <w:del w:id="633" w:author="Rickey, Terry W (TJ) JR CIV USARMY CESAM (USA)" w:date="2026-01-14T12:27:00Z" w16du:dateUtc="2026-01-14T18:27:00Z"/>
              <w:rFonts w:eastAsiaTheme="minorEastAsia"/>
              <w:noProof/>
              <w:sz w:val="24"/>
              <w:szCs w:val="24"/>
            </w:rPr>
          </w:pPr>
          <w:del w:id="63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2CA1368" w14:textId="6EECBE6E" w:rsidR="00A7724C" w:rsidDel="00E12F2E" w:rsidRDefault="00A7724C">
          <w:pPr>
            <w:pStyle w:val="TOC2"/>
            <w:tabs>
              <w:tab w:val="right" w:leader="dot" w:pos="9350"/>
            </w:tabs>
            <w:rPr>
              <w:del w:id="635" w:author="Rickey, Terry W (TJ) JR CIV USARMY CESAM (USA)" w:date="2026-01-14T12:27:00Z" w16du:dateUtc="2026-01-14T18:27:00Z"/>
              <w:rFonts w:eastAsiaTheme="minorEastAsia"/>
              <w:noProof/>
              <w:sz w:val="24"/>
              <w:szCs w:val="24"/>
            </w:rPr>
          </w:pPr>
          <w:del w:id="63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D574611" w14:textId="06F9A955" w:rsidR="00A7724C" w:rsidDel="00E12F2E" w:rsidRDefault="00A7724C">
          <w:pPr>
            <w:pStyle w:val="TOC2"/>
            <w:tabs>
              <w:tab w:val="right" w:leader="dot" w:pos="9350"/>
            </w:tabs>
            <w:rPr>
              <w:del w:id="637" w:author="Rickey, Terry W (TJ) JR CIV USARMY CESAM (USA)" w:date="2026-01-14T12:27:00Z" w16du:dateUtc="2026-01-14T18:27:00Z"/>
              <w:rFonts w:eastAsiaTheme="minorEastAsia"/>
              <w:noProof/>
              <w:sz w:val="24"/>
              <w:szCs w:val="24"/>
            </w:rPr>
          </w:pPr>
          <w:del w:id="638" w:author="Rickey, Terry W (TJ) JR CIV USARMY CESAM (USA)" w:date="2026-01-14T12:27:00Z" w16du:dateUtc="2026-01-14T18:27:00Z">
            <w:r w:rsidRPr="00E12F2E" w:rsidDel="00E12F2E">
              <w:rPr>
                <w:rStyle w:val="Hyperlink"/>
                <w:noProof/>
              </w:rPr>
              <w:delText>Blacktail Redhorse</w:delText>
            </w:r>
            <w:r w:rsidDel="00E12F2E">
              <w:rPr>
                <w:noProof/>
                <w:webHidden/>
              </w:rPr>
              <w:tab/>
              <w:delText>42</w:delText>
            </w:r>
          </w:del>
        </w:p>
        <w:p w14:paraId="6827A003" w14:textId="24975281" w:rsidR="00A7724C" w:rsidDel="00E12F2E" w:rsidRDefault="00A7724C">
          <w:pPr>
            <w:pStyle w:val="TOC2"/>
            <w:tabs>
              <w:tab w:val="right" w:leader="dot" w:pos="9350"/>
            </w:tabs>
            <w:rPr>
              <w:del w:id="639" w:author="Rickey, Terry W (TJ) JR CIV USARMY CESAM (USA)" w:date="2026-01-14T12:27:00Z" w16du:dateUtc="2026-01-14T18:27:00Z"/>
              <w:rFonts w:eastAsiaTheme="minorEastAsia"/>
              <w:noProof/>
              <w:sz w:val="24"/>
              <w:szCs w:val="24"/>
            </w:rPr>
          </w:pPr>
          <w:del w:id="64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33288E0" w14:textId="7BEFD6E6" w:rsidR="00A7724C" w:rsidDel="00E12F2E" w:rsidRDefault="00A7724C">
          <w:pPr>
            <w:pStyle w:val="TOC2"/>
            <w:tabs>
              <w:tab w:val="right" w:leader="dot" w:pos="9350"/>
            </w:tabs>
            <w:rPr>
              <w:del w:id="641" w:author="Rickey, Terry W (TJ) JR CIV USARMY CESAM (USA)" w:date="2026-01-14T12:27:00Z" w16du:dateUtc="2026-01-14T18:27:00Z"/>
              <w:rFonts w:eastAsiaTheme="minorEastAsia"/>
              <w:noProof/>
              <w:sz w:val="24"/>
              <w:szCs w:val="24"/>
            </w:rPr>
          </w:pPr>
          <w:del w:id="64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4B9E7E5" w14:textId="240A06ED" w:rsidR="00A7724C" w:rsidDel="00E12F2E" w:rsidRDefault="00A7724C">
          <w:pPr>
            <w:pStyle w:val="TOC2"/>
            <w:tabs>
              <w:tab w:val="right" w:leader="dot" w:pos="9350"/>
            </w:tabs>
            <w:rPr>
              <w:del w:id="643" w:author="Rickey, Terry W (TJ) JR CIV USARMY CESAM (USA)" w:date="2026-01-14T12:27:00Z" w16du:dateUtc="2026-01-14T18:27:00Z"/>
              <w:rFonts w:eastAsiaTheme="minorEastAsia"/>
              <w:noProof/>
              <w:sz w:val="24"/>
              <w:szCs w:val="24"/>
            </w:rPr>
          </w:pPr>
          <w:del w:id="64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7B0212F5" w14:textId="6E7A7DAC" w:rsidR="00A7724C" w:rsidDel="00E12F2E" w:rsidRDefault="00A7724C">
          <w:pPr>
            <w:pStyle w:val="TOC2"/>
            <w:tabs>
              <w:tab w:val="right" w:leader="dot" w:pos="9350"/>
            </w:tabs>
            <w:rPr>
              <w:del w:id="645" w:author="Rickey, Terry W (TJ) JR CIV USARMY CESAM (USA)" w:date="2026-01-14T12:27:00Z" w16du:dateUtc="2026-01-14T18:27:00Z"/>
              <w:rFonts w:eastAsiaTheme="minorEastAsia"/>
              <w:noProof/>
              <w:sz w:val="24"/>
              <w:szCs w:val="24"/>
            </w:rPr>
          </w:pPr>
          <w:del w:id="646" w:author="Rickey, Terry W (TJ) JR CIV USARMY CESAM (USA)" w:date="2026-01-14T12:27:00Z" w16du:dateUtc="2026-01-14T18:27:00Z">
            <w:r w:rsidRPr="00E12F2E" w:rsidDel="00E12F2E">
              <w:rPr>
                <w:rStyle w:val="Hyperlink"/>
                <w:noProof/>
              </w:rPr>
              <w:delText>Blue Catfish</w:delText>
            </w:r>
            <w:r w:rsidDel="00E12F2E">
              <w:rPr>
                <w:noProof/>
                <w:webHidden/>
              </w:rPr>
              <w:tab/>
              <w:delText>42</w:delText>
            </w:r>
          </w:del>
        </w:p>
        <w:p w14:paraId="199E27E2" w14:textId="0EC707D9" w:rsidR="00A7724C" w:rsidDel="00E12F2E" w:rsidRDefault="00A7724C">
          <w:pPr>
            <w:pStyle w:val="TOC2"/>
            <w:tabs>
              <w:tab w:val="right" w:leader="dot" w:pos="9350"/>
            </w:tabs>
            <w:rPr>
              <w:del w:id="647" w:author="Rickey, Terry W (TJ) JR CIV USARMY CESAM (USA)" w:date="2026-01-14T12:27:00Z" w16du:dateUtc="2026-01-14T18:27:00Z"/>
              <w:rFonts w:eastAsiaTheme="minorEastAsia"/>
              <w:noProof/>
              <w:sz w:val="24"/>
              <w:szCs w:val="24"/>
            </w:rPr>
          </w:pPr>
          <w:del w:id="648" w:author="Rickey, Terry W (TJ) JR CIV USARMY CESAM (USA)" w:date="2026-01-14T12:27:00Z" w16du:dateUtc="2026-01-14T18:27:00Z">
            <w:r w:rsidRPr="00E12F2E" w:rsidDel="00E12F2E">
              <w:rPr>
                <w:rStyle w:val="Hyperlink"/>
                <w:rFonts w:ascii="Segoe UI Symbol" w:hAnsi="Segoe UI Symbol" w:cs="Segoe UI Symbol"/>
                <w:noProof/>
              </w:rPr>
              <w:lastRenderedPageBreak/>
              <w:delText>✓</w:delText>
            </w:r>
            <w:r w:rsidDel="00E12F2E">
              <w:rPr>
                <w:noProof/>
                <w:webHidden/>
              </w:rPr>
              <w:tab/>
              <w:delText>42</w:delText>
            </w:r>
          </w:del>
        </w:p>
        <w:p w14:paraId="636CCBB6" w14:textId="156EA5E0" w:rsidR="00A7724C" w:rsidDel="00E12F2E" w:rsidRDefault="00A7724C">
          <w:pPr>
            <w:pStyle w:val="TOC2"/>
            <w:tabs>
              <w:tab w:val="right" w:leader="dot" w:pos="9350"/>
            </w:tabs>
            <w:rPr>
              <w:del w:id="649" w:author="Rickey, Terry W (TJ) JR CIV USARMY CESAM (USA)" w:date="2026-01-14T12:27:00Z" w16du:dateUtc="2026-01-14T18:27:00Z"/>
              <w:rFonts w:eastAsiaTheme="minorEastAsia"/>
              <w:noProof/>
              <w:sz w:val="24"/>
              <w:szCs w:val="24"/>
            </w:rPr>
          </w:pPr>
          <w:del w:id="65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FCFF150" w14:textId="3B7EC5F7" w:rsidR="00A7724C" w:rsidDel="00E12F2E" w:rsidRDefault="00A7724C">
          <w:pPr>
            <w:pStyle w:val="TOC2"/>
            <w:tabs>
              <w:tab w:val="right" w:leader="dot" w:pos="9350"/>
            </w:tabs>
            <w:rPr>
              <w:del w:id="651" w:author="Rickey, Terry W (TJ) JR CIV USARMY CESAM (USA)" w:date="2026-01-14T12:27:00Z" w16du:dateUtc="2026-01-14T18:27:00Z"/>
              <w:rFonts w:eastAsiaTheme="minorEastAsia"/>
              <w:noProof/>
              <w:sz w:val="24"/>
              <w:szCs w:val="24"/>
            </w:rPr>
          </w:pPr>
          <w:del w:id="652" w:author="Rickey, Terry W (TJ) JR CIV USARMY CESAM (USA)" w:date="2026-01-14T12:27:00Z" w16du:dateUtc="2026-01-14T18:27:00Z">
            <w:r w:rsidRPr="00E12F2E" w:rsidDel="00E12F2E">
              <w:rPr>
                <w:rStyle w:val="Hyperlink"/>
                <w:noProof/>
              </w:rPr>
              <w:delText>Blue Sucker</w:delText>
            </w:r>
            <w:r w:rsidDel="00E12F2E">
              <w:rPr>
                <w:noProof/>
                <w:webHidden/>
              </w:rPr>
              <w:tab/>
              <w:delText>42</w:delText>
            </w:r>
          </w:del>
        </w:p>
        <w:p w14:paraId="47696EFE" w14:textId="2F1C7594" w:rsidR="00A7724C" w:rsidDel="00E12F2E" w:rsidRDefault="00A7724C">
          <w:pPr>
            <w:pStyle w:val="TOC2"/>
            <w:tabs>
              <w:tab w:val="right" w:leader="dot" w:pos="9350"/>
            </w:tabs>
            <w:rPr>
              <w:del w:id="653" w:author="Rickey, Terry W (TJ) JR CIV USARMY CESAM (USA)" w:date="2026-01-14T12:27:00Z" w16du:dateUtc="2026-01-14T18:27:00Z"/>
              <w:rFonts w:eastAsiaTheme="minorEastAsia"/>
              <w:noProof/>
              <w:sz w:val="24"/>
              <w:szCs w:val="24"/>
            </w:rPr>
          </w:pPr>
          <w:del w:id="65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2D3D373" w14:textId="31DF8A8F" w:rsidR="00A7724C" w:rsidDel="00E12F2E" w:rsidRDefault="00A7724C">
          <w:pPr>
            <w:pStyle w:val="TOC2"/>
            <w:tabs>
              <w:tab w:val="right" w:leader="dot" w:pos="9350"/>
            </w:tabs>
            <w:rPr>
              <w:del w:id="655" w:author="Rickey, Terry W (TJ) JR CIV USARMY CESAM (USA)" w:date="2026-01-14T12:27:00Z" w16du:dateUtc="2026-01-14T18:27:00Z"/>
              <w:rFonts w:eastAsiaTheme="minorEastAsia"/>
              <w:noProof/>
              <w:sz w:val="24"/>
              <w:szCs w:val="24"/>
            </w:rPr>
          </w:pPr>
          <w:del w:id="656" w:author="Rickey, Terry W (TJ) JR CIV USARMY CESAM (USA)" w:date="2026-01-14T12:27:00Z" w16du:dateUtc="2026-01-14T18:27:00Z">
            <w:r w:rsidRPr="00E12F2E" w:rsidDel="00E12F2E">
              <w:rPr>
                <w:rStyle w:val="Hyperlink"/>
                <w:noProof/>
              </w:rPr>
              <w:delText>Bluegill</w:delText>
            </w:r>
            <w:r w:rsidDel="00E12F2E">
              <w:rPr>
                <w:noProof/>
                <w:webHidden/>
              </w:rPr>
              <w:tab/>
              <w:delText>42</w:delText>
            </w:r>
          </w:del>
        </w:p>
        <w:p w14:paraId="0363C011" w14:textId="0A577F72" w:rsidR="00A7724C" w:rsidDel="00E12F2E" w:rsidRDefault="00A7724C">
          <w:pPr>
            <w:pStyle w:val="TOC2"/>
            <w:tabs>
              <w:tab w:val="right" w:leader="dot" w:pos="9350"/>
            </w:tabs>
            <w:rPr>
              <w:del w:id="657" w:author="Rickey, Terry W (TJ) JR CIV USARMY CESAM (USA)" w:date="2026-01-14T12:27:00Z" w16du:dateUtc="2026-01-14T18:27:00Z"/>
              <w:rFonts w:eastAsiaTheme="minorEastAsia"/>
              <w:noProof/>
              <w:sz w:val="24"/>
              <w:szCs w:val="24"/>
            </w:rPr>
          </w:pPr>
          <w:del w:id="65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4CC0520" w14:textId="2304CBA4" w:rsidR="00A7724C" w:rsidDel="00E12F2E" w:rsidRDefault="00A7724C">
          <w:pPr>
            <w:pStyle w:val="TOC2"/>
            <w:tabs>
              <w:tab w:val="right" w:leader="dot" w:pos="9350"/>
            </w:tabs>
            <w:rPr>
              <w:del w:id="659" w:author="Rickey, Terry W (TJ) JR CIV USARMY CESAM (USA)" w:date="2026-01-14T12:27:00Z" w16du:dateUtc="2026-01-14T18:27:00Z"/>
              <w:rFonts w:eastAsiaTheme="minorEastAsia"/>
              <w:noProof/>
              <w:sz w:val="24"/>
              <w:szCs w:val="24"/>
            </w:rPr>
          </w:pPr>
          <w:del w:id="66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1ED51E6" w14:textId="06D348B2" w:rsidR="00A7724C" w:rsidDel="00E12F2E" w:rsidRDefault="00A7724C">
          <w:pPr>
            <w:pStyle w:val="TOC2"/>
            <w:tabs>
              <w:tab w:val="right" w:leader="dot" w:pos="9350"/>
            </w:tabs>
            <w:rPr>
              <w:del w:id="661" w:author="Rickey, Terry W (TJ) JR CIV USARMY CESAM (USA)" w:date="2026-01-14T12:27:00Z" w16du:dateUtc="2026-01-14T18:27:00Z"/>
              <w:rFonts w:eastAsiaTheme="minorEastAsia"/>
              <w:noProof/>
              <w:sz w:val="24"/>
              <w:szCs w:val="24"/>
            </w:rPr>
          </w:pPr>
          <w:del w:id="66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86BC403" w14:textId="59A12C37" w:rsidR="00A7724C" w:rsidDel="00E12F2E" w:rsidRDefault="00A7724C">
          <w:pPr>
            <w:pStyle w:val="TOC2"/>
            <w:tabs>
              <w:tab w:val="right" w:leader="dot" w:pos="9350"/>
            </w:tabs>
            <w:rPr>
              <w:del w:id="663" w:author="Rickey, Terry W (TJ) JR CIV USARMY CESAM (USA)" w:date="2026-01-14T12:27:00Z" w16du:dateUtc="2026-01-14T18:27:00Z"/>
              <w:rFonts w:eastAsiaTheme="minorEastAsia"/>
              <w:noProof/>
              <w:sz w:val="24"/>
              <w:szCs w:val="24"/>
            </w:rPr>
          </w:pPr>
          <w:del w:id="664" w:author="Rickey, Terry W (TJ) JR CIV USARMY CESAM (USA)" w:date="2026-01-14T12:27:00Z" w16du:dateUtc="2026-01-14T18:27:00Z">
            <w:r w:rsidRPr="00E12F2E" w:rsidDel="00E12F2E">
              <w:rPr>
                <w:rStyle w:val="Hyperlink"/>
                <w:noProof/>
              </w:rPr>
              <w:delText>Bowfin</w:delText>
            </w:r>
            <w:r w:rsidDel="00E12F2E">
              <w:rPr>
                <w:noProof/>
                <w:webHidden/>
              </w:rPr>
              <w:tab/>
              <w:delText>42</w:delText>
            </w:r>
          </w:del>
        </w:p>
        <w:p w14:paraId="694B90A9" w14:textId="56009C88" w:rsidR="00A7724C" w:rsidDel="00E12F2E" w:rsidRDefault="00A7724C">
          <w:pPr>
            <w:pStyle w:val="TOC2"/>
            <w:tabs>
              <w:tab w:val="right" w:leader="dot" w:pos="9350"/>
            </w:tabs>
            <w:rPr>
              <w:del w:id="665" w:author="Rickey, Terry W (TJ) JR CIV USARMY CESAM (USA)" w:date="2026-01-14T12:27:00Z" w16du:dateUtc="2026-01-14T18:27:00Z"/>
              <w:rFonts w:eastAsiaTheme="minorEastAsia"/>
              <w:noProof/>
              <w:sz w:val="24"/>
              <w:szCs w:val="24"/>
            </w:rPr>
          </w:pPr>
          <w:del w:id="66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2F9A0FA" w14:textId="35DBA0BA" w:rsidR="00A7724C" w:rsidDel="00E12F2E" w:rsidRDefault="00A7724C">
          <w:pPr>
            <w:pStyle w:val="TOC2"/>
            <w:tabs>
              <w:tab w:val="right" w:leader="dot" w:pos="9350"/>
            </w:tabs>
            <w:rPr>
              <w:del w:id="667" w:author="Rickey, Terry W (TJ) JR CIV USARMY CESAM (USA)" w:date="2026-01-14T12:27:00Z" w16du:dateUtc="2026-01-14T18:27:00Z"/>
              <w:rFonts w:eastAsiaTheme="minorEastAsia"/>
              <w:noProof/>
              <w:sz w:val="24"/>
              <w:szCs w:val="24"/>
            </w:rPr>
          </w:pPr>
          <w:del w:id="668" w:author="Rickey, Terry W (TJ) JR CIV USARMY CESAM (USA)" w:date="2026-01-14T12:27:00Z" w16du:dateUtc="2026-01-14T18:27:00Z">
            <w:r w:rsidRPr="00E12F2E" w:rsidDel="00E12F2E">
              <w:rPr>
                <w:rStyle w:val="Hyperlink"/>
                <w:noProof/>
              </w:rPr>
              <w:delText>Bullhead Minnow</w:delText>
            </w:r>
            <w:r w:rsidDel="00E12F2E">
              <w:rPr>
                <w:noProof/>
                <w:webHidden/>
              </w:rPr>
              <w:tab/>
              <w:delText>42</w:delText>
            </w:r>
          </w:del>
        </w:p>
        <w:p w14:paraId="0DA15AC9" w14:textId="276E655D" w:rsidR="00A7724C" w:rsidDel="00E12F2E" w:rsidRDefault="00A7724C">
          <w:pPr>
            <w:pStyle w:val="TOC2"/>
            <w:tabs>
              <w:tab w:val="right" w:leader="dot" w:pos="9350"/>
            </w:tabs>
            <w:rPr>
              <w:del w:id="669" w:author="Rickey, Terry W (TJ) JR CIV USARMY CESAM (USA)" w:date="2026-01-14T12:27:00Z" w16du:dateUtc="2026-01-14T18:27:00Z"/>
              <w:rFonts w:eastAsiaTheme="minorEastAsia"/>
              <w:noProof/>
              <w:sz w:val="24"/>
              <w:szCs w:val="24"/>
            </w:rPr>
          </w:pPr>
          <w:del w:id="67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2247AD5" w14:textId="078551B8" w:rsidR="00A7724C" w:rsidDel="00E12F2E" w:rsidRDefault="00A7724C">
          <w:pPr>
            <w:pStyle w:val="TOC2"/>
            <w:tabs>
              <w:tab w:val="right" w:leader="dot" w:pos="9350"/>
            </w:tabs>
            <w:rPr>
              <w:del w:id="671" w:author="Rickey, Terry W (TJ) JR CIV USARMY CESAM (USA)" w:date="2026-01-14T12:27:00Z" w16du:dateUtc="2026-01-14T18:27:00Z"/>
              <w:rFonts w:eastAsiaTheme="minorEastAsia"/>
              <w:noProof/>
              <w:sz w:val="24"/>
              <w:szCs w:val="24"/>
            </w:rPr>
          </w:pPr>
          <w:del w:id="67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C88FE7E" w14:textId="42265B4B" w:rsidR="00A7724C" w:rsidDel="00E12F2E" w:rsidRDefault="00A7724C">
          <w:pPr>
            <w:pStyle w:val="TOC2"/>
            <w:tabs>
              <w:tab w:val="right" w:leader="dot" w:pos="9350"/>
            </w:tabs>
            <w:rPr>
              <w:del w:id="673" w:author="Rickey, Terry W (TJ) JR CIV USARMY CESAM (USA)" w:date="2026-01-14T12:27:00Z" w16du:dateUtc="2026-01-14T18:27:00Z"/>
              <w:rFonts w:eastAsiaTheme="minorEastAsia"/>
              <w:noProof/>
              <w:sz w:val="24"/>
              <w:szCs w:val="24"/>
            </w:rPr>
          </w:pPr>
          <w:del w:id="67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E97FBB2" w14:textId="7BC5D0A5" w:rsidR="00A7724C" w:rsidDel="00E12F2E" w:rsidRDefault="00A7724C">
          <w:pPr>
            <w:pStyle w:val="TOC2"/>
            <w:tabs>
              <w:tab w:val="right" w:leader="dot" w:pos="9350"/>
            </w:tabs>
            <w:rPr>
              <w:del w:id="675" w:author="Rickey, Terry W (TJ) JR CIV USARMY CESAM (USA)" w:date="2026-01-14T12:27:00Z" w16du:dateUtc="2026-01-14T18:27:00Z"/>
              <w:rFonts w:eastAsiaTheme="minorEastAsia"/>
              <w:noProof/>
              <w:sz w:val="24"/>
              <w:szCs w:val="24"/>
            </w:rPr>
          </w:pPr>
          <w:del w:id="676" w:author="Rickey, Terry W (TJ) JR CIV USARMY CESAM (USA)" w:date="2026-01-14T12:27:00Z" w16du:dateUtc="2026-01-14T18:27:00Z">
            <w:r w:rsidRPr="00E12F2E" w:rsidDel="00E12F2E">
              <w:rPr>
                <w:rStyle w:val="Hyperlink"/>
                <w:noProof/>
              </w:rPr>
              <w:delText>Channel Catfish</w:delText>
            </w:r>
            <w:r w:rsidDel="00E12F2E">
              <w:rPr>
                <w:noProof/>
                <w:webHidden/>
              </w:rPr>
              <w:tab/>
              <w:delText>42</w:delText>
            </w:r>
          </w:del>
        </w:p>
        <w:p w14:paraId="679FB6ED" w14:textId="20824D8B" w:rsidR="00A7724C" w:rsidDel="00E12F2E" w:rsidRDefault="00A7724C">
          <w:pPr>
            <w:pStyle w:val="TOC2"/>
            <w:tabs>
              <w:tab w:val="right" w:leader="dot" w:pos="9350"/>
            </w:tabs>
            <w:rPr>
              <w:del w:id="677" w:author="Rickey, Terry W (TJ) JR CIV USARMY CESAM (USA)" w:date="2026-01-14T12:27:00Z" w16du:dateUtc="2026-01-14T18:27:00Z"/>
              <w:rFonts w:eastAsiaTheme="minorEastAsia"/>
              <w:noProof/>
              <w:sz w:val="24"/>
              <w:szCs w:val="24"/>
            </w:rPr>
          </w:pPr>
          <w:del w:id="67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75398513" w14:textId="5C85CC20" w:rsidR="00A7724C" w:rsidDel="00E12F2E" w:rsidRDefault="00A7724C">
          <w:pPr>
            <w:pStyle w:val="TOC2"/>
            <w:tabs>
              <w:tab w:val="right" w:leader="dot" w:pos="9350"/>
            </w:tabs>
            <w:rPr>
              <w:del w:id="679" w:author="Rickey, Terry W (TJ) JR CIV USARMY CESAM (USA)" w:date="2026-01-14T12:27:00Z" w16du:dateUtc="2026-01-14T18:27:00Z"/>
              <w:rFonts w:eastAsiaTheme="minorEastAsia"/>
              <w:noProof/>
              <w:sz w:val="24"/>
              <w:szCs w:val="24"/>
            </w:rPr>
          </w:pPr>
          <w:del w:id="68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AB32815" w14:textId="16AB4294" w:rsidR="00A7724C" w:rsidDel="00E12F2E" w:rsidRDefault="00A7724C">
          <w:pPr>
            <w:pStyle w:val="TOC2"/>
            <w:tabs>
              <w:tab w:val="right" w:leader="dot" w:pos="9350"/>
            </w:tabs>
            <w:rPr>
              <w:del w:id="681" w:author="Rickey, Terry W (TJ) JR CIV USARMY CESAM (USA)" w:date="2026-01-14T12:27:00Z" w16du:dateUtc="2026-01-14T18:27:00Z"/>
              <w:rFonts w:eastAsiaTheme="minorEastAsia"/>
              <w:noProof/>
              <w:sz w:val="24"/>
              <w:szCs w:val="24"/>
            </w:rPr>
          </w:pPr>
          <w:del w:id="68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61582FA" w14:textId="2EE104B7" w:rsidR="00A7724C" w:rsidDel="00E12F2E" w:rsidRDefault="00A7724C">
          <w:pPr>
            <w:pStyle w:val="TOC2"/>
            <w:tabs>
              <w:tab w:val="right" w:leader="dot" w:pos="9350"/>
            </w:tabs>
            <w:rPr>
              <w:del w:id="683" w:author="Rickey, Terry W (TJ) JR CIV USARMY CESAM (USA)" w:date="2026-01-14T12:27:00Z" w16du:dateUtc="2026-01-14T18:27:00Z"/>
              <w:rFonts w:eastAsiaTheme="minorEastAsia"/>
              <w:noProof/>
              <w:sz w:val="24"/>
              <w:szCs w:val="24"/>
            </w:rPr>
          </w:pPr>
          <w:del w:id="684" w:author="Rickey, Terry W (TJ) JR CIV USARMY CESAM (USA)" w:date="2026-01-14T12:27:00Z" w16du:dateUtc="2026-01-14T18:27:00Z">
            <w:r w:rsidRPr="00E12F2E" w:rsidDel="00E12F2E">
              <w:rPr>
                <w:rStyle w:val="Hyperlink"/>
                <w:noProof/>
              </w:rPr>
              <w:delText>Channel Darter</w:delText>
            </w:r>
            <w:r w:rsidDel="00E12F2E">
              <w:rPr>
                <w:noProof/>
                <w:webHidden/>
              </w:rPr>
              <w:tab/>
              <w:delText>42</w:delText>
            </w:r>
          </w:del>
        </w:p>
        <w:p w14:paraId="024E6007" w14:textId="23585DB0" w:rsidR="00A7724C" w:rsidDel="00E12F2E" w:rsidRDefault="00A7724C">
          <w:pPr>
            <w:pStyle w:val="TOC2"/>
            <w:tabs>
              <w:tab w:val="right" w:leader="dot" w:pos="9350"/>
            </w:tabs>
            <w:rPr>
              <w:del w:id="685" w:author="Rickey, Terry W (TJ) JR CIV USARMY CESAM (USA)" w:date="2026-01-14T12:27:00Z" w16du:dateUtc="2026-01-14T18:27:00Z"/>
              <w:rFonts w:eastAsiaTheme="minorEastAsia"/>
              <w:noProof/>
              <w:sz w:val="24"/>
              <w:szCs w:val="24"/>
            </w:rPr>
          </w:pPr>
          <w:del w:id="68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3C6B0A8" w14:textId="7565D3E7" w:rsidR="00A7724C" w:rsidDel="00E12F2E" w:rsidRDefault="00A7724C">
          <w:pPr>
            <w:pStyle w:val="TOC2"/>
            <w:tabs>
              <w:tab w:val="right" w:leader="dot" w:pos="9350"/>
            </w:tabs>
            <w:rPr>
              <w:del w:id="687" w:author="Rickey, Terry W (TJ) JR CIV USARMY CESAM (USA)" w:date="2026-01-14T12:27:00Z" w16du:dateUtc="2026-01-14T18:27:00Z"/>
              <w:rFonts w:eastAsiaTheme="minorEastAsia"/>
              <w:noProof/>
              <w:sz w:val="24"/>
              <w:szCs w:val="24"/>
            </w:rPr>
          </w:pPr>
          <w:del w:id="68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873D4C8" w14:textId="45FCD35C" w:rsidR="00A7724C" w:rsidDel="00E12F2E" w:rsidRDefault="00A7724C">
          <w:pPr>
            <w:pStyle w:val="TOC2"/>
            <w:tabs>
              <w:tab w:val="right" w:leader="dot" w:pos="9350"/>
            </w:tabs>
            <w:rPr>
              <w:del w:id="689" w:author="Rickey, Terry W (TJ) JR CIV USARMY CESAM (USA)" w:date="2026-01-14T12:27:00Z" w16du:dateUtc="2026-01-14T18:27:00Z"/>
              <w:rFonts w:eastAsiaTheme="minorEastAsia"/>
              <w:noProof/>
              <w:sz w:val="24"/>
              <w:szCs w:val="24"/>
            </w:rPr>
          </w:pPr>
          <w:del w:id="69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EB6CC88" w14:textId="6A0E7F98" w:rsidR="00A7724C" w:rsidDel="00E12F2E" w:rsidRDefault="00A7724C">
          <w:pPr>
            <w:pStyle w:val="TOC2"/>
            <w:tabs>
              <w:tab w:val="right" w:leader="dot" w:pos="9350"/>
            </w:tabs>
            <w:rPr>
              <w:del w:id="691" w:author="Rickey, Terry W (TJ) JR CIV USARMY CESAM (USA)" w:date="2026-01-14T12:27:00Z" w16du:dateUtc="2026-01-14T18:27:00Z"/>
              <w:rFonts w:eastAsiaTheme="minorEastAsia"/>
              <w:noProof/>
              <w:sz w:val="24"/>
              <w:szCs w:val="24"/>
            </w:rPr>
          </w:pPr>
          <w:del w:id="692" w:author="Rickey, Terry W (TJ) JR CIV USARMY CESAM (USA)" w:date="2026-01-14T12:27:00Z" w16du:dateUtc="2026-01-14T18:27:00Z">
            <w:r w:rsidRPr="00E12F2E" w:rsidDel="00E12F2E">
              <w:rPr>
                <w:rStyle w:val="Hyperlink"/>
                <w:noProof/>
              </w:rPr>
              <w:delText>Crystal Darter</w:delText>
            </w:r>
            <w:r w:rsidDel="00E12F2E">
              <w:rPr>
                <w:noProof/>
                <w:webHidden/>
              </w:rPr>
              <w:tab/>
              <w:delText>42</w:delText>
            </w:r>
          </w:del>
        </w:p>
        <w:p w14:paraId="65D14902" w14:textId="1C34710F" w:rsidR="00A7724C" w:rsidDel="00E12F2E" w:rsidRDefault="00A7724C">
          <w:pPr>
            <w:pStyle w:val="TOC2"/>
            <w:tabs>
              <w:tab w:val="right" w:leader="dot" w:pos="9350"/>
            </w:tabs>
            <w:rPr>
              <w:del w:id="693" w:author="Rickey, Terry W (TJ) JR CIV USARMY CESAM (USA)" w:date="2026-01-14T12:27:00Z" w16du:dateUtc="2026-01-14T18:27:00Z"/>
              <w:rFonts w:eastAsiaTheme="minorEastAsia"/>
              <w:noProof/>
              <w:sz w:val="24"/>
              <w:szCs w:val="24"/>
            </w:rPr>
          </w:pPr>
          <w:del w:id="69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8EAB622" w14:textId="7B0707D6" w:rsidR="00A7724C" w:rsidDel="00E12F2E" w:rsidRDefault="00A7724C">
          <w:pPr>
            <w:pStyle w:val="TOC2"/>
            <w:tabs>
              <w:tab w:val="right" w:leader="dot" w:pos="9350"/>
            </w:tabs>
            <w:rPr>
              <w:del w:id="695" w:author="Rickey, Terry W (TJ) JR CIV USARMY CESAM (USA)" w:date="2026-01-14T12:27:00Z" w16du:dateUtc="2026-01-14T18:27:00Z"/>
              <w:rFonts w:eastAsiaTheme="minorEastAsia"/>
              <w:noProof/>
              <w:sz w:val="24"/>
              <w:szCs w:val="24"/>
            </w:rPr>
          </w:pPr>
          <w:del w:id="69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F59F91D" w14:textId="060047B4" w:rsidR="00A7724C" w:rsidDel="00E12F2E" w:rsidRDefault="00A7724C">
          <w:pPr>
            <w:pStyle w:val="TOC2"/>
            <w:tabs>
              <w:tab w:val="right" w:leader="dot" w:pos="9350"/>
            </w:tabs>
            <w:rPr>
              <w:del w:id="697" w:author="Rickey, Terry W (TJ) JR CIV USARMY CESAM (USA)" w:date="2026-01-14T12:27:00Z" w16du:dateUtc="2026-01-14T18:27:00Z"/>
              <w:rFonts w:eastAsiaTheme="minorEastAsia"/>
              <w:noProof/>
              <w:sz w:val="24"/>
              <w:szCs w:val="24"/>
            </w:rPr>
          </w:pPr>
          <w:del w:id="698" w:author="Rickey, Terry W (TJ) JR CIV USARMY CESAM (USA)" w:date="2026-01-14T12:27:00Z" w16du:dateUtc="2026-01-14T18:27:00Z">
            <w:r w:rsidRPr="00E12F2E" w:rsidDel="00E12F2E">
              <w:rPr>
                <w:rStyle w:val="Hyperlink"/>
                <w:noProof/>
              </w:rPr>
              <w:delText>Emerald Shiner</w:delText>
            </w:r>
            <w:r w:rsidDel="00E12F2E">
              <w:rPr>
                <w:noProof/>
                <w:webHidden/>
              </w:rPr>
              <w:tab/>
              <w:delText>42</w:delText>
            </w:r>
          </w:del>
        </w:p>
        <w:p w14:paraId="49B6A14E" w14:textId="56ED89B2" w:rsidR="00A7724C" w:rsidDel="00E12F2E" w:rsidRDefault="00A7724C">
          <w:pPr>
            <w:pStyle w:val="TOC2"/>
            <w:tabs>
              <w:tab w:val="right" w:leader="dot" w:pos="9350"/>
            </w:tabs>
            <w:rPr>
              <w:del w:id="699" w:author="Rickey, Terry W (TJ) JR CIV USARMY CESAM (USA)" w:date="2026-01-14T12:27:00Z" w16du:dateUtc="2026-01-14T18:27:00Z"/>
              <w:rFonts w:eastAsiaTheme="minorEastAsia"/>
              <w:noProof/>
              <w:sz w:val="24"/>
              <w:szCs w:val="24"/>
            </w:rPr>
          </w:pPr>
          <w:del w:id="70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7E570A05" w14:textId="094408F3" w:rsidR="00A7724C" w:rsidDel="00E12F2E" w:rsidRDefault="00A7724C">
          <w:pPr>
            <w:pStyle w:val="TOC2"/>
            <w:tabs>
              <w:tab w:val="right" w:leader="dot" w:pos="9350"/>
            </w:tabs>
            <w:rPr>
              <w:del w:id="701" w:author="Rickey, Terry W (TJ) JR CIV USARMY CESAM (USA)" w:date="2026-01-14T12:27:00Z" w16du:dateUtc="2026-01-14T18:27:00Z"/>
              <w:rFonts w:eastAsiaTheme="minorEastAsia"/>
              <w:noProof/>
              <w:sz w:val="24"/>
              <w:szCs w:val="24"/>
            </w:rPr>
          </w:pPr>
          <w:del w:id="70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6C28561A" w14:textId="45829430" w:rsidR="00A7724C" w:rsidDel="00E12F2E" w:rsidRDefault="00A7724C">
          <w:pPr>
            <w:pStyle w:val="TOC2"/>
            <w:tabs>
              <w:tab w:val="right" w:leader="dot" w:pos="9350"/>
            </w:tabs>
            <w:rPr>
              <w:del w:id="703" w:author="Rickey, Terry W (TJ) JR CIV USARMY CESAM (USA)" w:date="2026-01-14T12:27:00Z" w16du:dateUtc="2026-01-14T18:27:00Z"/>
              <w:rFonts w:eastAsiaTheme="minorEastAsia"/>
              <w:noProof/>
              <w:sz w:val="24"/>
              <w:szCs w:val="24"/>
            </w:rPr>
          </w:pPr>
          <w:del w:id="70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627C200D" w14:textId="64CBC0DE" w:rsidR="00A7724C" w:rsidDel="00E12F2E" w:rsidRDefault="00A7724C">
          <w:pPr>
            <w:pStyle w:val="TOC2"/>
            <w:tabs>
              <w:tab w:val="right" w:leader="dot" w:pos="9350"/>
            </w:tabs>
            <w:rPr>
              <w:del w:id="705" w:author="Rickey, Terry W (TJ) JR CIV USARMY CESAM (USA)" w:date="2026-01-14T12:27:00Z" w16du:dateUtc="2026-01-14T18:27:00Z"/>
              <w:rFonts w:eastAsiaTheme="minorEastAsia"/>
              <w:noProof/>
              <w:sz w:val="24"/>
              <w:szCs w:val="24"/>
            </w:rPr>
          </w:pPr>
          <w:del w:id="706" w:author="Rickey, Terry W (TJ) JR CIV USARMY CESAM (USA)" w:date="2026-01-14T12:27:00Z" w16du:dateUtc="2026-01-14T18:27:00Z">
            <w:r w:rsidRPr="00E12F2E" w:rsidDel="00E12F2E">
              <w:rPr>
                <w:rStyle w:val="Hyperlink"/>
                <w:noProof/>
              </w:rPr>
              <w:delText>Flathead Catfish</w:delText>
            </w:r>
            <w:r w:rsidDel="00E12F2E">
              <w:rPr>
                <w:noProof/>
                <w:webHidden/>
              </w:rPr>
              <w:tab/>
              <w:delText>42</w:delText>
            </w:r>
          </w:del>
        </w:p>
        <w:p w14:paraId="4EE66F42" w14:textId="2EB7798C" w:rsidR="00A7724C" w:rsidDel="00E12F2E" w:rsidRDefault="00A7724C">
          <w:pPr>
            <w:pStyle w:val="TOC2"/>
            <w:tabs>
              <w:tab w:val="right" w:leader="dot" w:pos="9350"/>
            </w:tabs>
            <w:rPr>
              <w:del w:id="707" w:author="Rickey, Terry W (TJ) JR CIV USARMY CESAM (USA)" w:date="2026-01-14T12:27:00Z" w16du:dateUtc="2026-01-14T18:27:00Z"/>
              <w:rFonts w:eastAsiaTheme="minorEastAsia"/>
              <w:noProof/>
              <w:sz w:val="24"/>
              <w:szCs w:val="24"/>
            </w:rPr>
          </w:pPr>
          <w:del w:id="70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79471D53" w14:textId="746886ED" w:rsidR="00A7724C" w:rsidDel="00E12F2E" w:rsidRDefault="00A7724C">
          <w:pPr>
            <w:pStyle w:val="TOC2"/>
            <w:tabs>
              <w:tab w:val="right" w:leader="dot" w:pos="9350"/>
            </w:tabs>
            <w:rPr>
              <w:del w:id="709" w:author="Rickey, Terry W (TJ) JR CIV USARMY CESAM (USA)" w:date="2026-01-14T12:27:00Z" w16du:dateUtc="2026-01-14T18:27:00Z"/>
              <w:rFonts w:eastAsiaTheme="minorEastAsia"/>
              <w:noProof/>
              <w:sz w:val="24"/>
              <w:szCs w:val="24"/>
            </w:rPr>
          </w:pPr>
          <w:del w:id="710" w:author="Rickey, Terry W (TJ) JR CIV USARMY CESAM (USA)" w:date="2026-01-14T12:27:00Z" w16du:dateUtc="2026-01-14T18:27:00Z">
            <w:r w:rsidRPr="00E12F2E" w:rsidDel="00E12F2E">
              <w:rPr>
                <w:rStyle w:val="Hyperlink"/>
                <w:rFonts w:ascii="Segoe UI Symbol" w:hAnsi="Segoe UI Symbol" w:cs="Segoe UI Symbol"/>
                <w:noProof/>
              </w:rPr>
              <w:lastRenderedPageBreak/>
              <w:delText>✓</w:delText>
            </w:r>
            <w:r w:rsidDel="00E12F2E">
              <w:rPr>
                <w:noProof/>
                <w:webHidden/>
              </w:rPr>
              <w:tab/>
              <w:delText>42</w:delText>
            </w:r>
          </w:del>
        </w:p>
        <w:p w14:paraId="383CFE00" w14:textId="1CC19D06" w:rsidR="00A7724C" w:rsidDel="00E12F2E" w:rsidRDefault="00A7724C">
          <w:pPr>
            <w:pStyle w:val="TOC2"/>
            <w:tabs>
              <w:tab w:val="right" w:leader="dot" w:pos="9350"/>
            </w:tabs>
            <w:rPr>
              <w:del w:id="711" w:author="Rickey, Terry W (TJ) JR CIV USARMY CESAM (USA)" w:date="2026-01-14T12:27:00Z" w16du:dateUtc="2026-01-14T18:27:00Z"/>
              <w:rFonts w:eastAsiaTheme="minorEastAsia"/>
              <w:noProof/>
              <w:sz w:val="24"/>
              <w:szCs w:val="24"/>
            </w:rPr>
          </w:pPr>
          <w:del w:id="712" w:author="Rickey, Terry W (TJ) JR CIV USARMY CESAM (USA)" w:date="2026-01-14T12:27:00Z" w16du:dateUtc="2026-01-14T18:27:00Z">
            <w:r w:rsidRPr="00E12F2E" w:rsidDel="00E12F2E">
              <w:rPr>
                <w:rStyle w:val="Hyperlink"/>
                <w:noProof/>
              </w:rPr>
              <w:delText>Freckled Darter</w:delText>
            </w:r>
            <w:r w:rsidDel="00E12F2E">
              <w:rPr>
                <w:noProof/>
                <w:webHidden/>
              </w:rPr>
              <w:tab/>
              <w:delText>42</w:delText>
            </w:r>
          </w:del>
        </w:p>
        <w:p w14:paraId="16E921CA" w14:textId="3E229E0E" w:rsidR="00A7724C" w:rsidDel="00E12F2E" w:rsidRDefault="00A7724C">
          <w:pPr>
            <w:pStyle w:val="TOC2"/>
            <w:tabs>
              <w:tab w:val="right" w:leader="dot" w:pos="9350"/>
            </w:tabs>
            <w:rPr>
              <w:del w:id="713" w:author="Rickey, Terry W (TJ) JR CIV USARMY CESAM (USA)" w:date="2026-01-14T12:27:00Z" w16du:dateUtc="2026-01-14T18:27:00Z"/>
              <w:rFonts w:eastAsiaTheme="minorEastAsia"/>
              <w:noProof/>
              <w:sz w:val="24"/>
              <w:szCs w:val="24"/>
            </w:rPr>
          </w:pPr>
          <w:del w:id="71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8C2096B" w14:textId="5CCF99C5" w:rsidR="00A7724C" w:rsidDel="00E12F2E" w:rsidRDefault="00A7724C">
          <w:pPr>
            <w:pStyle w:val="TOC2"/>
            <w:tabs>
              <w:tab w:val="right" w:leader="dot" w:pos="9350"/>
            </w:tabs>
            <w:rPr>
              <w:del w:id="715" w:author="Rickey, Terry W (TJ) JR CIV USARMY CESAM (USA)" w:date="2026-01-14T12:27:00Z" w16du:dateUtc="2026-01-14T18:27:00Z"/>
              <w:rFonts w:eastAsiaTheme="minorEastAsia"/>
              <w:noProof/>
              <w:sz w:val="24"/>
              <w:szCs w:val="24"/>
            </w:rPr>
          </w:pPr>
          <w:del w:id="716" w:author="Rickey, Terry W (TJ) JR CIV USARMY CESAM (USA)" w:date="2026-01-14T12:27:00Z" w16du:dateUtc="2026-01-14T18:27:00Z">
            <w:r w:rsidRPr="00E12F2E" w:rsidDel="00E12F2E">
              <w:rPr>
                <w:rStyle w:val="Hyperlink"/>
                <w:noProof/>
              </w:rPr>
              <w:delText>Freshwater Drum</w:delText>
            </w:r>
            <w:r w:rsidDel="00E12F2E">
              <w:rPr>
                <w:noProof/>
                <w:webHidden/>
              </w:rPr>
              <w:tab/>
              <w:delText>42</w:delText>
            </w:r>
          </w:del>
        </w:p>
        <w:p w14:paraId="16F008D8" w14:textId="4004B18A" w:rsidR="00A7724C" w:rsidDel="00E12F2E" w:rsidRDefault="00A7724C">
          <w:pPr>
            <w:pStyle w:val="TOC2"/>
            <w:tabs>
              <w:tab w:val="right" w:leader="dot" w:pos="9350"/>
            </w:tabs>
            <w:rPr>
              <w:del w:id="717" w:author="Rickey, Terry W (TJ) JR CIV USARMY CESAM (USA)" w:date="2026-01-14T12:27:00Z" w16du:dateUtc="2026-01-14T18:27:00Z"/>
              <w:rFonts w:eastAsiaTheme="minorEastAsia"/>
              <w:noProof/>
              <w:sz w:val="24"/>
              <w:szCs w:val="24"/>
            </w:rPr>
          </w:pPr>
          <w:del w:id="71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18FF813" w14:textId="52ED0658" w:rsidR="00A7724C" w:rsidDel="00E12F2E" w:rsidRDefault="00A7724C">
          <w:pPr>
            <w:pStyle w:val="TOC2"/>
            <w:tabs>
              <w:tab w:val="right" w:leader="dot" w:pos="9350"/>
            </w:tabs>
            <w:rPr>
              <w:del w:id="719" w:author="Rickey, Terry W (TJ) JR CIV USARMY CESAM (USA)" w:date="2026-01-14T12:27:00Z" w16du:dateUtc="2026-01-14T18:27:00Z"/>
              <w:rFonts w:eastAsiaTheme="minorEastAsia"/>
              <w:noProof/>
              <w:sz w:val="24"/>
              <w:szCs w:val="24"/>
            </w:rPr>
          </w:pPr>
          <w:del w:id="72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B2CADD1" w14:textId="6C5FE348" w:rsidR="00A7724C" w:rsidDel="00E12F2E" w:rsidRDefault="00A7724C">
          <w:pPr>
            <w:pStyle w:val="TOC2"/>
            <w:tabs>
              <w:tab w:val="right" w:leader="dot" w:pos="9350"/>
            </w:tabs>
            <w:rPr>
              <w:del w:id="721" w:author="Rickey, Terry W (TJ) JR CIV USARMY CESAM (USA)" w:date="2026-01-14T12:27:00Z" w16du:dateUtc="2026-01-14T18:27:00Z"/>
              <w:rFonts w:eastAsiaTheme="minorEastAsia"/>
              <w:noProof/>
              <w:sz w:val="24"/>
              <w:szCs w:val="24"/>
            </w:rPr>
          </w:pPr>
          <w:del w:id="72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C151E9D" w14:textId="6A0B1526" w:rsidR="00A7724C" w:rsidDel="00E12F2E" w:rsidRDefault="00A7724C">
          <w:pPr>
            <w:pStyle w:val="TOC2"/>
            <w:tabs>
              <w:tab w:val="right" w:leader="dot" w:pos="9350"/>
            </w:tabs>
            <w:rPr>
              <w:del w:id="723" w:author="Rickey, Terry W (TJ) JR CIV USARMY CESAM (USA)" w:date="2026-01-14T12:27:00Z" w16du:dateUtc="2026-01-14T18:27:00Z"/>
              <w:rFonts w:eastAsiaTheme="minorEastAsia"/>
              <w:noProof/>
              <w:sz w:val="24"/>
              <w:szCs w:val="24"/>
            </w:rPr>
          </w:pPr>
          <w:del w:id="724" w:author="Rickey, Terry W (TJ) JR CIV USARMY CESAM (USA)" w:date="2026-01-14T12:27:00Z" w16du:dateUtc="2026-01-14T18:27:00Z">
            <w:r w:rsidRPr="00E12F2E" w:rsidDel="00E12F2E">
              <w:rPr>
                <w:rStyle w:val="Hyperlink"/>
                <w:noProof/>
              </w:rPr>
              <w:delText>Ghost Shiner</w:delText>
            </w:r>
            <w:r w:rsidDel="00E12F2E">
              <w:rPr>
                <w:noProof/>
                <w:webHidden/>
              </w:rPr>
              <w:tab/>
              <w:delText>42</w:delText>
            </w:r>
          </w:del>
        </w:p>
        <w:p w14:paraId="31445842" w14:textId="3D40E271" w:rsidR="00A7724C" w:rsidDel="00E12F2E" w:rsidRDefault="00A7724C">
          <w:pPr>
            <w:pStyle w:val="TOC2"/>
            <w:tabs>
              <w:tab w:val="right" w:leader="dot" w:pos="9350"/>
            </w:tabs>
            <w:rPr>
              <w:del w:id="725" w:author="Rickey, Terry W (TJ) JR CIV USARMY CESAM (USA)" w:date="2026-01-14T12:27:00Z" w16du:dateUtc="2026-01-14T18:27:00Z"/>
              <w:rFonts w:eastAsiaTheme="minorEastAsia"/>
              <w:noProof/>
              <w:sz w:val="24"/>
              <w:szCs w:val="24"/>
            </w:rPr>
          </w:pPr>
          <w:del w:id="72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5FAB30C" w14:textId="139B68FA" w:rsidR="00A7724C" w:rsidDel="00E12F2E" w:rsidRDefault="00A7724C">
          <w:pPr>
            <w:pStyle w:val="TOC2"/>
            <w:tabs>
              <w:tab w:val="right" w:leader="dot" w:pos="9350"/>
            </w:tabs>
            <w:rPr>
              <w:del w:id="727" w:author="Rickey, Terry W (TJ) JR CIV USARMY CESAM (USA)" w:date="2026-01-14T12:27:00Z" w16du:dateUtc="2026-01-14T18:27:00Z"/>
              <w:rFonts w:eastAsiaTheme="minorEastAsia"/>
              <w:noProof/>
              <w:sz w:val="24"/>
              <w:szCs w:val="24"/>
            </w:rPr>
          </w:pPr>
          <w:del w:id="72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DB38963" w14:textId="49B83D1D" w:rsidR="00A7724C" w:rsidDel="00E12F2E" w:rsidRDefault="00A7724C">
          <w:pPr>
            <w:pStyle w:val="TOC2"/>
            <w:tabs>
              <w:tab w:val="right" w:leader="dot" w:pos="9350"/>
            </w:tabs>
            <w:rPr>
              <w:del w:id="729" w:author="Rickey, Terry W (TJ) JR CIV USARMY CESAM (USA)" w:date="2026-01-14T12:27:00Z" w16du:dateUtc="2026-01-14T18:27:00Z"/>
              <w:rFonts w:eastAsiaTheme="minorEastAsia"/>
              <w:noProof/>
              <w:sz w:val="24"/>
              <w:szCs w:val="24"/>
            </w:rPr>
          </w:pPr>
          <w:del w:id="730" w:author="Rickey, Terry W (TJ) JR CIV USARMY CESAM (USA)" w:date="2026-01-14T12:27:00Z" w16du:dateUtc="2026-01-14T18:27:00Z">
            <w:r w:rsidRPr="00E12F2E" w:rsidDel="00E12F2E">
              <w:rPr>
                <w:rStyle w:val="Hyperlink"/>
                <w:noProof/>
              </w:rPr>
              <w:delText>Gizzard Shad</w:delText>
            </w:r>
            <w:r w:rsidDel="00E12F2E">
              <w:rPr>
                <w:noProof/>
                <w:webHidden/>
              </w:rPr>
              <w:tab/>
              <w:delText>42</w:delText>
            </w:r>
          </w:del>
        </w:p>
        <w:p w14:paraId="0BAA4D05" w14:textId="1A06065B" w:rsidR="00A7724C" w:rsidDel="00E12F2E" w:rsidRDefault="00A7724C">
          <w:pPr>
            <w:pStyle w:val="TOC2"/>
            <w:tabs>
              <w:tab w:val="right" w:leader="dot" w:pos="9350"/>
            </w:tabs>
            <w:rPr>
              <w:del w:id="731" w:author="Rickey, Terry W (TJ) JR CIV USARMY CESAM (USA)" w:date="2026-01-14T12:27:00Z" w16du:dateUtc="2026-01-14T18:27:00Z"/>
              <w:rFonts w:eastAsiaTheme="minorEastAsia"/>
              <w:noProof/>
              <w:sz w:val="24"/>
              <w:szCs w:val="24"/>
            </w:rPr>
          </w:pPr>
          <w:del w:id="73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F59792F" w14:textId="7925647E" w:rsidR="00A7724C" w:rsidDel="00E12F2E" w:rsidRDefault="00A7724C">
          <w:pPr>
            <w:pStyle w:val="TOC2"/>
            <w:tabs>
              <w:tab w:val="right" w:leader="dot" w:pos="9350"/>
            </w:tabs>
            <w:rPr>
              <w:del w:id="733" w:author="Rickey, Terry W (TJ) JR CIV USARMY CESAM (USA)" w:date="2026-01-14T12:27:00Z" w16du:dateUtc="2026-01-14T18:27:00Z"/>
              <w:rFonts w:eastAsiaTheme="minorEastAsia"/>
              <w:noProof/>
              <w:sz w:val="24"/>
              <w:szCs w:val="24"/>
            </w:rPr>
          </w:pPr>
          <w:del w:id="73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68AB4AC" w14:textId="77430BD3" w:rsidR="00A7724C" w:rsidDel="00E12F2E" w:rsidRDefault="00A7724C">
          <w:pPr>
            <w:pStyle w:val="TOC2"/>
            <w:tabs>
              <w:tab w:val="right" w:leader="dot" w:pos="9350"/>
            </w:tabs>
            <w:rPr>
              <w:del w:id="735" w:author="Rickey, Terry W (TJ) JR CIV USARMY CESAM (USA)" w:date="2026-01-14T12:27:00Z" w16du:dateUtc="2026-01-14T18:27:00Z"/>
              <w:rFonts w:eastAsiaTheme="minorEastAsia"/>
              <w:noProof/>
              <w:sz w:val="24"/>
              <w:szCs w:val="24"/>
            </w:rPr>
          </w:pPr>
          <w:del w:id="73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24217F4" w14:textId="0E359327" w:rsidR="00A7724C" w:rsidDel="00E12F2E" w:rsidRDefault="00A7724C">
          <w:pPr>
            <w:pStyle w:val="TOC2"/>
            <w:tabs>
              <w:tab w:val="right" w:leader="dot" w:pos="9350"/>
            </w:tabs>
            <w:rPr>
              <w:del w:id="737" w:author="Rickey, Terry W (TJ) JR CIV USARMY CESAM (USA)" w:date="2026-01-14T12:27:00Z" w16du:dateUtc="2026-01-14T18:27:00Z"/>
              <w:rFonts w:eastAsiaTheme="minorEastAsia"/>
              <w:noProof/>
              <w:sz w:val="24"/>
              <w:szCs w:val="24"/>
            </w:rPr>
          </w:pPr>
          <w:del w:id="738" w:author="Rickey, Terry W (TJ) JR CIV USARMY CESAM (USA)" w:date="2026-01-14T12:27:00Z" w16du:dateUtc="2026-01-14T18:27:00Z">
            <w:r w:rsidRPr="00E12F2E" w:rsidDel="00E12F2E">
              <w:rPr>
                <w:rStyle w:val="Hyperlink"/>
                <w:noProof/>
              </w:rPr>
              <w:delText>Golden Shiner</w:delText>
            </w:r>
            <w:r w:rsidDel="00E12F2E">
              <w:rPr>
                <w:noProof/>
                <w:webHidden/>
              </w:rPr>
              <w:tab/>
              <w:delText>42</w:delText>
            </w:r>
          </w:del>
        </w:p>
        <w:p w14:paraId="4C9DD3F1" w14:textId="5022719C" w:rsidR="00A7724C" w:rsidDel="00E12F2E" w:rsidRDefault="00A7724C">
          <w:pPr>
            <w:pStyle w:val="TOC2"/>
            <w:tabs>
              <w:tab w:val="right" w:leader="dot" w:pos="9350"/>
            </w:tabs>
            <w:rPr>
              <w:del w:id="739" w:author="Rickey, Terry W (TJ) JR CIV USARMY CESAM (USA)" w:date="2026-01-14T12:27:00Z" w16du:dateUtc="2026-01-14T18:27:00Z"/>
              <w:rFonts w:eastAsiaTheme="minorEastAsia"/>
              <w:noProof/>
              <w:sz w:val="24"/>
              <w:szCs w:val="24"/>
            </w:rPr>
          </w:pPr>
          <w:del w:id="74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DD89865" w14:textId="76896704" w:rsidR="00A7724C" w:rsidDel="00E12F2E" w:rsidRDefault="00A7724C">
          <w:pPr>
            <w:pStyle w:val="TOC2"/>
            <w:tabs>
              <w:tab w:val="right" w:leader="dot" w:pos="9350"/>
            </w:tabs>
            <w:rPr>
              <w:del w:id="741" w:author="Rickey, Terry W (TJ) JR CIV USARMY CESAM (USA)" w:date="2026-01-14T12:27:00Z" w16du:dateUtc="2026-01-14T18:27:00Z"/>
              <w:rFonts w:eastAsiaTheme="minorEastAsia"/>
              <w:noProof/>
              <w:sz w:val="24"/>
              <w:szCs w:val="24"/>
            </w:rPr>
          </w:pPr>
          <w:del w:id="742" w:author="Rickey, Terry W (TJ) JR CIV USARMY CESAM (USA)" w:date="2026-01-14T12:27:00Z" w16du:dateUtc="2026-01-14T18:27:00Z">
            <w:r w:rsidRPr="00E12F2E" w:rsidDel="00E12F2E">
              <w:rPr>
                <w:rStyle w:val="Hyperlink"/>
                <w:noProof/>
              </w:rPr>
              <w:delText>Highfin Carpsucker</w:delText>
            </w:r>
            <w:r w:rsidDel="00E12F2E">
              <w:rPr>
                <w:noProof/>
                <w:webHidden/>
              </w:rPr>
              <w:tab/>
              <w:delText>42</w:delText>
            </w:r>
          </w:del>
        </w:p>
        <w:p w14:paraId="595B3E58" w14:textId="52B4397F" w:rsidR="00A7724C" w:rsidDel="00E12F2E" w:rsidRDefault="00A7724C">
          <w:pPr>
            <w:pStyle w:val="TOC2"/>
            <w:tabs>
              <w:tab w:val="right" w:leader="dot" w:pos="9350"/>
            </w:tabs>
            <w:rPr>
              <w:del w:id="743" w:author="Rickey, Terry W (TJ) JR CIV USARMY CESAM (USA)" w:date="2026-01-14T12:27:00Z" w16du:dateUtc="2026-01-14T18:27:00Z"/>
              <w:rFonts w:eastAsiaTheme="minorEastAsia"/>
              <w:noProof/>
              <w:sz w:val="24"/>
              <w:szCs w:val="24"/>
            </w:rPr>
          </w:pPr>
          <w:del w:id="74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C73A624" w14:textId="3BA57892" w:rsidR="00A7724C" w:rsidDel="00E12F2E" w:rsidRDefault="00A7724C">
          <w:pPr>
            <w:pStyle w:val="TOC2"/>
            <w:tabs>
              <w:tab w:val="right" w:leader="dot" w:pos="9350"/>
            </w:tabs>
            <w:rPr>
              <w:del w:id="745" w:author="Rickey, Terry W (TJ) JR CIV USARMY CESAM (USA)" w:date="2026-01-14T12:27:00Z" w16du:dateUtc="2026-01-14T18:27:00Z"/>
              <w:rFonts w:eastAsiaTheme="minorEastAsia"/>
              <w:noProof/>
              <w:sz w:val="24"/>
              <w:szCs w:val="24"/>
            </w:rPr>
          </w:pPr>
          <w:del w:id="74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1BB96356" w14:textId="5CD602E3" w:rsidR="00A7724C" w:rsidDel="00E12F2E" w:rsidRDefault="00A7724C">
          <w:pPr>
            <w:pStyle w:val="TOC2"/>
            <w:tabs>
              <w:tab w:val="right" w:leader="dot" w:pos="9350"/>
            </w:tabs>
            <w:rPr>
              <w:del w:id="747" w:author="Rickey, Terry W (TJ) JR CIV USARMY CESAM (USA)" w:date="2026-01-14T12:27:00Z" w16du:dateUtc="2026-01-14T18:27:00Z"/>
              <w:rFonts w:eastAsiaTheme="minorEastAsia"/>
              <w:noProof/>
              <w:sz w:val="24"/>
              <w:szCs w:val="24"/>
            </w:rPr>
          </w:pPr>
          <w:del w:id="748" w:author="Rickey, Terry W (TJ) JR CIV USARMY CESAM (USA)" w:date="2026-01-14T12:27:00Z" w16du:dateUtc="2026-01-14T18:27:00Z">
            <w:r w:rsidRPr="00E12F2E" w:rsidDel="00E12F2E">
              <w:rPr>
                <w:rStyle w:val="Hyperlink"/>
                <w:noProof/>
              </w:rPr>
              <w:delText>Largemouth Bass</w:delText>
            </w:r>
            <w:r w:rsidDel="00E12F2E">
              <w:rPr>
                <w:noProof/>
                <w:webHidden/>
              </w:rPr>
              <w:tab/>
              <w:delText>42</w:delText>
            </w:r>
          </w:del>
        </w:p>
        <w:p w14:paraId="32248CD2" w14:textId="08CCFC39" w:rsidR="00A7724C" w:rsidDel="00E12F2E" w:rsidRDefault="00A7724C">
          <w:pPr>
            <w:pStyle w:val="TOC2"/>
            <w:tabs>
              <w:tab w:val="right" w:leader="dot" w:pos="9350"/>
            </w:tabs>
            <w:rPr>
              <w:del w:id="749" w:author="Rickey, Terry W (TJ) JR CIV USARMY CESAM (USA)" w:date="2026-01-14T12:27:00Z" w16du:dateUtc="2026-01-14T18:27:00Z"/>
              <w:rFonts w:eastAsiaTheme="minorEastAsia"/>
              <w:noProof/>
              <w:sz w:val="24"/>
              <w:szCs w:val="24"/>
            </w:rPr>
          </w:pPr>
          <w:del w:id="75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F3B1F11" w14:textId="7F0BE376" w:rsidR="00A7724C" w:rsidDel="00E12F2E" w:rsidRDefault="00A7724C">
          <w:pPr>
            <w:pStyle w:val="TOC2"/>
            <w:tabs>
              <w:tab w:val="right" w:leader="dot" w:pos="9350"/>
            </w:tabs>
            <w:rPr>
              <w:del w:id="751" w:author="Rickey, Terry W (TJ) JR CIV USARMY CESAM (USA)" w:date="2026-01-14T12:27:00Z" w16du:dateUtc="2026-01-14T18:27:00Z"/>
              <w:rFonts w:eastAsiaTheme="minorEastAsia"/>
              <w:noProof/>
              <w:sz w:val="24"/>
              <w:szCs w:val="24"/>
            </w:rPr>
          </w:pPr>
          <w:del w:id="75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5A23B3A7" w14:textId="7CE0E6C8" w:rsidR="00A7724C" w:rsidDel="00E12F2E" w:rsidRDefault="00A7724C">
          <w:pPr>
            <w:pStyle w:val="TOC2"/>
            <w:tabs>
              <w:tab w:val="right" w:leader="dot" w:pos="9350"/>
            </w:tabs>
            <w:rPr>
              <w:del w:id="753" w:author="Rickey, Terry W (TJ) JR CIV USARMY CESAM (USA)" w:date="2026-01-14T12:27:00Z" w16du:dateUtc="2026-01-14T18:27:00Z"/>
              <w:rFonts w:eastAsiaTheme="minorEastAsia"/>
              <w:noProof/>
              <w:sz w:val="24"/>
              <w:szCs w:val="24"/>
            </w:rPr>
          </w:pPr>
          <w:del w:id="75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6AFFDC3" w14:textId="535C4DEB" w:rsidR="00A7724C" w:rsidDel="00E12F2E" w:rsidRDefault="00A7724C">
          <w:pPr>
            <w:pStyle w:val="TOC2"/>
            <w:tabs>
              <w:tab w:val="right" w:leader="dot" w:pos="9350"/>
            </w:tabs>
            <w:rPr>
              <w:del w:id="755" w:author="Rickey, Terry W (TJ) JR CIV USARMY CESAM (USA)" w:date="2026-01-14T12:27:00Z" w16du:dateUtc="2026-01-14T18:27:00Z"/>
              <w:rFonts w:eastAsiaTheme="minorEastAsia"/>
              <w:noProof/>
              <w:sz w:val="24"/>
              <w:szCs w:val="24"/>
            </w:rPr>
          </w:pPr>
          <w:del w:id="756" w:author="Rickey, Terry W (TJ) JR CIV USARMY CESAM (USA)" w:date="2026-01-14T12:27:00Z" w16du:dateUtc="2026-01-14T18:27:00Z">
            <w:r w:rsidRPr="00E12F2E" w:rsidDel="00E12F2E">
              <w:rPr>
                <w:rStyle w:val="Hyperlink"/>
                <w:noProof/>
              </w:rPr>
              <w:delText>Logperch</w:delText>
            </w:r>
            <w:r w:rsidDel="00E12F2E">
              <w:rPr>
                <w:noProof/>
                <w:webHidden/>
              </w:rPr>
              <w:tab/>
              <w:delText>42</w:delText>
            </w:r>
          </w:del>
        </w:p>
        <w:p w14:paraId="48A6F17D" w14:textId="5A8A89ED" w:rsidR="00A7724C" w:rsidDel="00E12F2E" w:rsidRDefault="00A7724C">
          <w:pPr>
            <w:pStyle w:val="TOC2"/>
            <w:tabs>
              <w:tab w:val="right" w:leader="dot" w:pos="9350"/>
            </w:tabs>
            <w:rPr>
              <w:del w:id="757" w:author="Rickey, Terry W (TJ) JR CIV USARMY CESAM (USA)" w:date="2026-01-14T12:27:00Z" w16du:dateUtc="2026-01-14T18:27:00Z"/>
              <w:rFonts w:eastAsiaTheme="minorEastAsia"/>
              <w:noProof/>
              <w:sz w:val="24"/>
              <w:szCs w:val="24"/>
            </w:rPr>
          </w:pPr>
          <w:del w:id="75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478B2579" w14:textId="28F00095" w:rsidR="00A7724C" w:rsidDel="00E12F2E" w:rsidRDefault="00A7724C">
          <w:pPr>
            <w:pStyle w:val="TOC2"/>
            <w:tabs>
              <w:tab w:val="right" w:leader="dot" w:pos="9350"/>
            </w:tabs>
            <w:rPr>
              <w:del w:id="759" w:author="Rickey, Terry W (TJ) JR CIV USARMY CESAM (USA)" w:date="2026-01-14T12:27:00Z" w16du:dateUtc="2026-01-14T18:27:00Z"/>
              <w:rFonts w:eastAsiaTheme="minorEastAsia"/>
              <w:noProof/>
              <w:sz w:val="24"/>
              <w:szCs w:val="24"/>
            </w:rPr>
          </w:pPr>
          <w:del w:id="760" w:author="Rickey, Terry W (TJ) JR CIV USARMY CESAM (USA)" w:date="2026-01-14T12:27:00Z" w16du:dateUtc="2026-01-14T18:27:00Z">
            <w:r w:rsidRPr="00E12F2E" w:rsidDel="00E12F2E">
              <w:rPr>
                <w:rStyle w:val="Hyperlink"/>
                <w:noProof/>
              </w:rPr>
              <w:delText>Longear Sunfish</w:delText>
            </w:r>
            <w:r w:rsidDel="00E12F2E">
              <w:rPr>
                <w:noProof/>
                <w:webHidden/>
              </w:rPr>
              <w:tab/>
              <w:delText>42</w:delText>
            </w:r>
          </w:del>
        </w:p>
        <w:p w14:paraId="40295D5C" w14:textId="32DDFF0B" w:rsidR="00A7724C" w:rsidDel="00E12F2E" w:rsidRDefault="00A7724C">
          <w:pPr>
            <w:pStyle w:val="TOC2"/>
            <w:tabs>
              <w:tab w:val="right" w:leader="dot" w:pos="9350"/>
            </w:tabs>
            <w:rPr>
              <w:del w:id="761" w:author="Rickey, Terry W (TJ) JR CIV USARMY CESAM (USA)" w:date="2026-01-14T12:27:00Z" w16du:dateUtc="2026-01-14T18:27:00Z"/>
              <w:rFonts w:eastAsiaTheme="minorEastAsia"/>
              <w:noProof/>
              <w:sz w:val="24"/>
              <w:szCs w:val="24"/>
            </w:rPr>
          </w:pPr>
          <w:del w:id="76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DEF7A6D" w14:textId="01886B83" w:rsidR="00A7724C" w:rsidDel="00E12F2E" w:rsidRDefault="00A7724C">
          <w:pPr>
            <w:pStyle w:val="TOC2"/>
            <w:tabs>
              <w:tab w:val="right" w:leader="dot" w:pos="9350"/>
            </w:tabs>
            <w:rPr>
              <w:del w:id="763" w:author="Rickey, Terry W (TJ) JR CIV USARMY CESAM (USA)" w:date="2026-01-14T12:27:00Z" w16du:dateUtc="2026-01-14T18:27:00Z"/>
              <w:rFonts w:eastAsiaTheme="minorEastAsia"/>
              <w:noProof/>
              <w:sz w:val="24"/>
              <w:szCs w:val="24"/>
            </w:rPr>
          </w:pPr>
          <w:del w:id="76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37385F92" w14:textId="735B1500" w:rsidR="00A7724C" w:rsidDel="00E12F2E" w:rsidRDefault="00A7724C">
          <w:pPr>
            <w:pStyle w:val="TOC2"/>
            <w:tabs>
              <w:tab w:val="right" w:leader="dot" w:pos="9350"/>
            </w:tabs>
            <w:rPr>
              <w:del w:id="765" w:author="Rickey, Terry W (TJ) JR CIV USARMY CESAM (USA)" w:date="2026-01-14T12:27:00Z" w16du:dateUtc="2026-01-14T18:27:00Z"/>
              <w:rFonts w:eastAsiaTheme="minorEastAsia"/>
              <w:noProof/>
              <w:sz w:val="24"/>
              <w:szCs w:val="24"/>
            </w:rPr>
          </w:pPr>
          <w:del w:id="76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08B731D1" w14:textId="2651D41C" w:rsidR="00A7724C" w:rsidDel="00E12F2E" w:rsidRDefault="00A7724C">
          <w:pPr>
            <w:pStyle w:val="TOC2"/>
            <w:tabs>
              <w:tab w:val="right" w:leader="dot" w:pos="9350"/>
            </w:tabs>
            <w:rPr>
              <w:del w:id="767" w:author="Rickey, Terry W (TJ) JR CIV USARMY CESAM (USA)" w:date="2026-01-14T12:27:00Z" w16du:dateUtc="2026-01-14T18:27:00Z"/>
              <w:rFonts w:eastAsiaTheme="minorEastAsia"/>
              <w:noProof/>
              <w:sz w:val="24"/>
              <w:szCs w:val="24"/>
            </w:rPr>
          </w:pPr>
          <w:del w:id="768" w:author="Rickey, Terry W (TJ) JR CIV USARMY CESAM (USA)" w:date="2026-01-14T12:27:00Z" w16du:dateUtc="2026-01-14T18:27:00Z">
            <w:r w:rsidRPr="00E12F2E" w:rsidDel="00E12F2E">
              <w:rPr>
                <w:rStyle w:val="Hyperlink"/>
                <w:noProof/>
              </w:rPr>
              <w:delText>Longnose Gar</w:delText>
            </w:r>
            <w:r w:rsidDel="00E12F2E">
              <w:rPr>
                <w:noProof/>
                <w:webHidden/>
              </w:rPr>
              <w:tab/>
              <w:delText>42</w:delText>
            </w:r>
          </w:del>
        </w:p>
        <w:p w14:paraId="76FEE73B" w14:textId="47B8F46F" w:rsidR="00A7724C" w:rsidDel="00E12F2E" w:rsidRDefault="00A7724C">
          <w:pPr>
            <w:pStyle w:val="TOC2"/>
            <w:tabs>
              <w:tab w:val="right" w:leader="dot" w:pos="9350"/>
            </w:tabs>
            <w:rPr>
              <w:del w:id="769" w:author="Rickey, Terry W (TJ) JR CIV USARMY CESAM (USA)" w:date="2026-01-14T12:27:00Z" w16du:dateUtc="2026-01-14T18:27:00Z"/>
              <w:rFonts w:eastAsiaTheme="minorEastAsia"/>
              <w:noProof/>
              <w:sz w:val="24"/>
              <w:szCs w:val="24"/>
            </w:rPr>
          </w:pPr>
          <w:del w:id="77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BF9A724" w14:textId="183123D2" w:rsidR="00A7724C" w:rsidDel="00E12F2E" w:rsidRDefault="00A7724C">
          <w:pPr>
            <w:pStyle w:val="TOC2"/>
            <w:tabs>
              <w:tab w:val="right" w:leader="dot" w:pos="9350"/>
            </w:tabs>
            <w:rPr>
              <w:del w:id="771" w:author="Rickey, Terry W (TJ) JR CIV USARMY CESAM (USA)" w:date="2026-01-14T12:27:00Z" w16du:dateUtc="2026-01-14T18:27:00Z"/>
              <w:rFonts w:eastAsiaTheme="minorEastAsia"/>
              <w:noProof/>
              <w:sz w:val="24"/>
              <w:szCs w:val="24"/>
            </w:rPr>
          </w:pPr>
          <w:del w:id="772" w:author="Rickey, Terry W (TJ) JR CIV USARMY CESAM (USA)" w:date="2026-01-14T12:27:00Z" w16du:dateUtc="2026-01-14T18:27:00Z">
            <w:r w:rsidRPr="00E12F2E" w:rsidDel="00E12F2E">
              <w:rPr>
                <w:rStyle w:val="Hyperlink"/>
                <w:rFonts w:ascii="Segoe UI Symbol" w:hAnsi="Segoe UI Symbol" w:cs="Segoe UI Symbol"/>
                <w:noProof/>
              </w:rPr>
              <w:lastRenderedPageBreak/>
              <w:delText>✓</w:delText>
            </w:r>
            <w:r w:rsidDel="00E12F2E">
              <w:rPr>
                <w:noProof/>
                <w:webHidden/>
              </w:rPr>
              <w:tab/>
              <w:delText>42</w:delText>
            </w:r>
          </w:del>
        </w:p>
        <w:p w14:paraId="238DC85A" w14:textId="2CFE5E3A" w:rsidR="00A7724C" w:rsidDel="00E12F2E" w:rsidRDefault="00A7724C">
          <w:pPr>
            <w:pStyle w:val="TOC2"/>
            <w:tabs>
              <w:tab w:val="right" w:leader="dot" w:pos="9350"/>
            </w:tabs>
            <w:rPr>
              <w:del w:id="773" w:author="Rickey, Terry W (TJ) JR CIV USARMY CESAM (USA)" w:date="2026-01-14T12:27:00Z" w16du:dateUtc="2026-01-14T18:27:00Z"/>
              <w:rFonts w:eastAsiaTheme="minorEastAsia"/>
              <w:noProof/>
              <w:sz w:val="24"/>
              <w:szCs w:val="24"/>
            </w:rPr>
          </w:pPr>
          <w:del w:id="774" w:author="Rickey, Terry W (TJ) JR CIV USARMY CESAM (USA)" w:date="2026-01-14T12:27:00Z" w16du:dateUtc="2026-01-14T18:27:00Z">
            <w:r w:rsidRPr="00E12F2E" w:rsidDel="00E12F2E">
              <w:rPr>
                <w:rStyle w:val="Hyperlink"/>
                <w:noProof/>
              </w:rPr>
              <w:delText>Mobile Chub</w:delText>
            </w:r>
            <w:r w:rsidDel="00E12F2E">
              <w:rPr>
                <w:noProof/>
                <w:webHidden/>
              </w:rPr>
              <w:tab/>
              <w:delText>42</w:delText>
            </w:r>
          </w:del>
        </w:p>
        <w:p w14:paraId="114BE7FC" w14:textId="06D092DB" w:rsidR="00A7724C" w:rsidDel="00E12F2E" w:rsidRDefault="00A7724C">
          <w:pPr>
            <w:pStyle w:val="TOC2"/>
            <w:tabs>
              <w:tab w:val="right" w:leader="dot" w:pos="9350"/>
            </w:tabs>
            <w:rPr>
              <w:del w:id="775" w:author="Rickey, Terry W (TJ) JR CIV USARMY CESAM (USA)" w:date="2026-01-14T12:27:00Z" w16du:dateUtc="2026-01-14T18:27:00Z"/>
              <w:rFonts w:eastAsiaTheme="minorEastAsia"/>
              <w:noProof/>
              <w:sz w:val="24"/>
              <w:szCs w:val="24"/>
            </w:rPr>
          </w:pPr>
          <w:del w:id="77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42</w:delText>
            </w:r>
          </w:del>
        </w:p>
        <w:p w14:paraId="280F665F" w14:textId="0A828D4D" w:rsidR="00A7724C" w:rsidDel="00E12F2E" w:rsidRDefault="00A7724C">
          <w:pPr>
            <w:pStyle w:val="TOC2"/>
            <w:tabs>
              <w:tab w:val="right" w:leader="dot" w:pos="9350"/>
            </w:tabs>
            <w:rPr>
              <w:del w:id="777" w:author="Rickey, Terry W (TJ) JR CIV USARMY CESAM (USA)" w:date="2026-01-14T12:27:00Z" w16du:dateUtc="2026-01-14T18:27:00Z"/>
              <w:rFonts w:eastAsiaTheme="minorEastAsia"/>
              <w:noProof/>
              <w:sz w:val="24"/>
              <w:szCs w:val="24"/>
            </w:rPr>
          </w:pPr>
          <w:del w:id="778" w:author="Rickey, Terry W (TJ) JR CIV USARMY CESAM (USA)" w:date="2026-01-14T12:27:00Z" w16du:dateUtc="2026-01-14T18:27:00Z">
            <w:r w:rsidRPr="00E12F2E" w:rsidDel="00E12F2E">
              <w:rPr>
                <w:rStyle w:val="Hyperlink"/>
                <w:noProof/>
              </w:rPr>
              <w:delText>Mosquitofish</w:delText>
            </w:r>
            <w:r w:rsidDel="00E12F2E">
              <w:rPr>
                <w:noProof/>
                <w:webHidden/>
              </w:rPr>
              <w:tab/>
              <w:delText>43</w:delText>
            </w:r>
          </w:del>
        </w:p>
        <w:p w14:paraId="71D70A59" w14:textId="0F7691DC" w:rsidR="00A7724C" w:rsidDel="00E12F2E" w:rsidRDefault="00A7724C">
          <w:pPr>
            <w:pStyle w:val="TOC2"/>
            <w:tabs>
              <w:tab w:val="right" w:leader="dot" w:pos="9350"/>
            </w:tabs>
            <w:rPr>
              <w:del w:id="779" w:author="Rickey, Terry W (TJ) JR CIV USARMY CESAM (USA)" w:date="2026-01-14T12:27:00Z" w16du:dateUtc="2026-01-14T18:27:00Z"/>
              <w:rFonts w:eastAsiaTheme="minorEastAsia"/>
              <w:noProof/>
              <w:sz w:val="24"/>
              <w:szCs w:val="24"/>
            </w:rPr>
          </w:pPr>
          <w:del w:id="78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1B4EF3E" w14:textId="12377485" w:rsidR="00A7724C" w:rsidDel="00E12F2E" w:rsidRDefault="00A7724C">
          <w:pPr>
            <w:pStyle w:val="TOC2"/>
            <w:tabs>
              <w:tab w:val="right" w:leader="dot" w:pos="9350"/>
            </w:tabs>
            <w:rPr>
              <w:del w:id="781" w:author="Rickey, Terry W (TJ) JR CIV USARMY CESAM (USA)" w:date="2026-01-14T12:27:00Z" w16du:dateUtc="2026-01-14T18:27:00Z"/>
              <w:rFonts w:eastAsiaTheme="minorEastAsia"/>
              <w:noProof/>
              <w:sz w:val="24"/>
              <w:szCs w:val="24"/>
            </w:rPr>
          </w:pPr>
          <w:del w:id="78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54B018D" w14:textId="506526E7" w:rsidR="00A7724C" w:rsidDel="00E12F2E" w:rsidRDefault="00A7724C">
          <w:pPr>
            <w:pStyle w:val="TOC2"/>
            <w:tabs>
              <w:tab w:val="right" w:leader="dot" w:pos="9350"/>
            </w:tabs>
            <w:rPr>
              <w:del w:id="783" w:author="Rickey, Terry W (TJ) JR CIV USARMY CESAM (USA)" w:date="2026-01-14T12:27:00Z" w16du:dateUtc="2026-01-14T18:27:00Z"/>
              <w:rFonts w:eastAsiaTheme="minorEastAsia"/>
              <w:noProof/>
              <w:sz w:val="24"/>
              <w:szCs w:val="24"/>
            </w:rPr>
          </w:pPr>
          <w:del w:id="78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59876ADE" w14:textId="23E9E640" w:rsidR="00A7724C" w:rsidDel="00E12F2E" w:rsidRDefault="00A7724C">
          <w:pPr>
            <w:pStyle w:val="TOC2"/>
            <w:tabs>
              <w:tab w:val="right" w:leader="dot" w:pos="9350"/>
            </w:tabs>
            <w:rPr>
              <w:del w:id="785" w:author="Rickey, Terry W (TJ) JR CIV USARMY CESAM (USA)" w:date="2026-01-14T12:27:00Z" w16du:dateUtc="2026-01-14T18:27:00Z"/>
              <w:rFonts w:eastAsiaTheme="minorEastAsia"/>
              <w:noProof/>
              <w:sz w:val="24"/>
              <w:szCs w:val="24"/>
            </w:rPr>
          </w:pPr>
          <w:del w:id="786" w:author="Rickey, Terry W (TJ) JR CIV USARMY CESAM (USA)" w:date="2026-01-14T12:27:00Z" w16du:dateUtc="2026-01-14T18:27:00Z">
            <w:r w:rsidRPr="00E12F2E" w:rsidDel="00E12F2E">
              <w:rPr>
                <w:rStyle w:val="Hyperlink"/>
                <w:noProof/>
              </w:rPr>
              <w:delText>Paddlefish</w:delText>
            </w:r>
            <w:r w:rsidDel="00E12F2E">
              <w:rPr>
                <w:noProof/>
                <w:webHidden/>
              </w:rPr>
              <w:tab/>
              <w:delText>43</w:delText>
            </w:r>
          </w:del>
        </w:p>
        <w:p w14:paraId="3B1BAF2D" w14:textId="24EEEE81" w:rsidR="00A7724C" w:rsidDel="00E12F2E" w:rsidRDefault="00A7724C">
          <w:pPr>
            <w:pStyle w:val="TOC2"/>
            <w:tabs>
              <w:tab w:val="right" w:leader="dot" w:pos="9350"/>
            </w:tabs>
            <w:rPr>
              <w:del w:id="787" w:author="Rickey, Terry W (TJ) JR CIV USARMY CESAM (USA)" w:date="2026-01-14T12:27:00Z" w16du:dateUtc="2026-01-14T18:27:00Z"/>
              <w:rFonts w:eastAsiaTheme="minorEastAsia"/>
              <w:noProof/>
              <w:sz w:val="24"/>
              <w:szCs w:val="24"/>
            </w:rPr>
          </w:pPr>
          <w:del w:id="78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01C13BC" w14:textId="0D9D7CEC" w:rsidR="00A7724C" w:rsidDel="00E12F2E" w:rsidRDefault="00A7724C">
          <w:pPr>
            <w:pStyle w:val="TOC2"/>
            <w:tabs>
              <w:tab w:val="right" w:leader="dot" w:pos="9350"/>
            </w:tabs>
            <w:rPr>
              <w:del w:id="789" w:author="Rickey, Terry W (TJ) JR CIV USARMY CESAM (USA)" w:date="2026-01-14T12:27:00Z" w16du:dateUtc="2026-01-14T18:27:00Z"/>
              <w:rFonts w:eastAsiaTheme="minorEastAsia"/>
              <w:noProof/>
              <w:sz w:val="24"/>
              <w:szCs w:val="24"/>
            </w:rPr>
          </w:pPr>
          <w:del w:id="79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02DEA97" w14:textId="697D8405" w:rsidR="00A7724C" w:rsidDel="00E12F2E" w:rsidRDefault="00A7724C">
          <w:pPr>
            <w:pStyle w:val="TOC2"/>
            <w:tabs>
              <w:tab w:val="right" w:leader="dot" w:pos="9350"/>
            </w:tabs>
            <w:rPr>
              <w:del w:id="791" w:author="Rickey, Terry W (TJ) JR CIV USARMY CESAM (USA)" w:date="2026-01-14T12:27:00Z" w16du:dateUtc="2026-01-14T18:27:00Z"/>
              <w:rFonts w:eastAsiaTheme="minorEastAsia"/>
              <w:noProof/>
              <w:sz w:val="24"/>
              <w:szCs w:val="24"/>
            </w:rPr>
          </w:pPr>
          <w:del w:id="792" w:author="Rickey, Terry W (TJ) JR CIV USARMY CESAM (USA)" w:date="2026-01-14T12:27:00Z" w16du:dateUtc="2026-01-14T18:27:00Z">
            <w:r w:rsidRPr="00E12F2E" w:rsidDel="00E12F2E">
              <w:rPr>
                <w:rStyle w:val="Hyperlink"/>
                <w:noProof/>
              </w:rPr>
              <w:delText>Pugnose Minnow</w:delText>
            </w:r>
            <w:r w:rsidDel="00E12F2E">
              <w:rPr>
                <w:noProof/>
                <w:webHidden/>
              </w:rPr>
              <w:tab/>
              <w:delText>43</w:delText>
            </w:r>
          </w:del>
        </w:p>
        <w:p w14:paraId="3C8D6DC9" w14:textId="7F25D42F" w:rsidR="00A7724C" w:rsidDel="00E12F2E" w:rsidRDefault="00A7724C">
          <w:pPr>
            <w:pStyle w:val="TOC2"/>
            <w:tabs>
              <w:tab w:val="right" w:leader="dot" w:pos="9350"/>
            </w:tabs>
            <w:rPr>
              <w:del w:id="793" w:author="Rickey, Terry W (TJ) JR CIV USARMY CESAM (USA)" w:date="2026-01-14T12:27:00Z" w16du:dateUtc="2026-01-14T18:27:00Z"/>
              <w:rFonts w:eastAsiaTheme="minorEastAsia"/>
              <w:noProof/>
              <w:sz w:val="24"/>
              <w:szCs w:val="24"/>
            </w:rPr>
          </w:pPr>
          <w:del w:id="79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18B98413" w14:textId="660DEAE7" w:rsidR="00A7724C" w:rsidDel="00E12F2E" w:rsidRDefault="00A7724C">
          <w:pPr>
            <w:pStyle w:val="TOC2"/>
            <w:tabs>
              <w:tab w:val="right" w:leader="dot" w:pos="9350"/>
            </w:tabs>
            <w:rPr>
              <w:del w:id="795" w:author="Rickey, Terry W (TJ) JR CIV USARMY CESAM (USA)" w:date="2026-01-14T12:27:00Z" w16du:dateUtc="2026-01-14T18:27:00Z"/>
              <w:rFonts w:eastAsiaTheme="minorEastAsia"/>
              <w:noProof/>
              <w:sz w:val="24"/>
              <w:szCs w:val="24"/>
            </w:rPr>
          </w:pPr>
          <w:del w:id="796" w:author="Rickey, Terry W (TJ) JR CIV USARMY CESAM (USA)" w:date="2026-01-14T12:27:00Z" w16du:dateUtc="2026-01-14T18:27:00Z">
            <w:r w:rsidRPr="00E12F2E" w:rsidDel="00E12F2E">
              <w:rPr>
                <w:rStyle w:val="Hyperlink"/>
                <w:noProof/>
              </w:rPr>
              <w:delText>Quillback</w:delText>
            </w:r>
            <w:r w:rsidDel="00E12F2E">
              <w:rPr>
                <w:noProof/>
                <w:webHidden/>
              </w:rPr>
              <w:tab/>
              <w:delText>43</w:delText>
            </w:r>
          </w:del>
        </w:p>
        <w:p w14:paraId="200C8E64" w14:textId="0BDA3A12" w:rsidR="00A7724C" w:rsidDel="00E12F2E" w:rsidRDefault="00A7724C">
          <w:pPr>
            <w:pStyle w:val="TOC2"/>
            <w:tabs>
              <w:tab w:val="right" w:leader="dot" w:pos="9350"/>
            </w:tabs>
            <w:rPr>
              <w:del w:id="797" w:author="Rickey, Terry W (TJ) JR CIV USARMY CESAM (USA)" w:date="2026-01-14T12:27:00Z" w16du:dateUtc="2026-01-14T18:27:00Z"/>
              <w:rFonts w:eastAsiaTheme="minorEastAsia"/>
              <w:noProof/>
              <w:sz w:val="24"/>
              <w:szCs w:val="24"/>
            </w:rPr>
          </w:pPr>
          <w:del w:id="79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1CBF62BB" w14:textId="459C40F6" w:rsidR="00A7724C" w:rsidDel="00E12F2E" w:rsidRDefault="00A7724C">
          <w:pPr>
            <w:pStyle w:val="TOC2"/>
            <w:tabs>
              <w:tab w:val="right" w:leader="dot" w:pos="9350"/>
            </w:tabs>
            <w:rPr>
              <w:del w:id="799" w:author="Rickey, Terry W (TJ) JR CIV USARMY CESAM (USA)" w:date="2026-01-14T12:27:00Z" w16du:dateUtc="2026-01-14T18:27:00Z"/>
              <w:rFonts w:eastAsiaTheme="minorEastAsia"/>
              <w:noProof/>
              <w:sz w:val="24"/>
              <w:szCs w:val="24"/>
            </w:rPr>
          </w:pPr>
          <w:del w:id="80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53B4F96" w14:textId="53CD69FA" w:rsidR="00A7724C" w:rsidDel="00E12F2E" w:rsidRDefault="00A7724C">
          <w:pPr>
            <w:pStyle w:val="TOC2"/>
            <w:tabs>
              <w:tab w:val="right" w:leader="dot" w:pos="9350"/>
            </w:tabs>
            <w:rPr>
              <w:del w:id="801" w:author="Rickey, Terry W (TJ) JR CIV USARMY CESAM (USA)" w:date="2026-01-14T12:27:00Z" w16du:dateUtc="2026-01-14T18:27:00Z"/>
              <w:rFonts w:eastAsiaTheme="minorEastAsia"/>
              <w:noProof/>
              <w:sz w:val="24"/>
              <w:szCs w:val="24"/>
            </w:rPr>
          </w:pPr>
          <w:del w:id="80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F691B69" w14:textId="75BE0284" w:rsidR="00A7724C" w:rsidDel="00E12F2E" w:rsidRDefault="00A7724C">
          <w:pPr>
            <w:pStyle w:val="TOC2"/>
            <w:tabs>
              <w:tab w:val="right" w:leader="dot" w:pos="9350"/>
            </w:tabs>
            <w:rPr>
              <w:del w:id="803" w:author="Rickey, Terry W (TJ) JR CIV USARMY CESAM (USA)" w:date="2026-01-14T12:27:00Z" w16du:dateUtc="2026-01-14T18:27:00Z"/>
              <w:rFonts w:eastAsiaTheme="minorEastAsia"/>
              <w:noProof/>
              <w:sz w:val="24"/>
              <w:szCs w:val="24"/>
            </w:rPr>
          </w:pPr>
          <w:del w:id="804" w:author="Rickey, Terry W (TJ) JR CIV USARMY CESAM (USA)" w:date="2026-01-14T12:27:00Z" w16du:dateUtc="2026-01-14T18:27:00Z">
            <w:r w:rsidRPr="00E12F2E" w:rsidDel="00E12F2E">
              <w:rPr>
                <w:rStyle w:val="Hyperlink"/>
                <w:noProof/>
              </w:rPr>
              <w:delText>Redear Sunfish</w:delText>
            </w:r>
            <w:r w:rsidDel="00E12F2E">
              <w:rPr>
                <w:noProof/>
                <w:webHidden/>
              </w:rPr>
              <w:tab/>
              <w:delText>43</w:delText>
            </w:r>
          </w:del>
        </w:p>
        <w:p w14:paraId="7E4D76F6" w14:textId="4F85A4CD" w:rsidR="00A7724C" w:rsidDel="00E12F2E" w:rsidRDefault="00A7724C">
          <w:pPr>
            <w:pStyle w:val="TOC2"/>
            <w:tabs>
              <w:tab w:val="right" w:leader="dot" w:pos="9350"/>
            </w:tabs>
            <w:rPr>
              <w:del w:id="805" w:author="Rickey, Terry W (TJ) JR CIV USARMY CESAM (USA)" w:date="2026-01-14T12:27:00Z" w16du:dateUtc="2026-01-14T18:27:00Z"/>
              <w:rFonts w:eastAsiaTheme="minorEastAsia"/>
              <w:noProof/>
              <w:sz w:val="24"/>
              <w:szCs w:val="24"/>
            </w:rPr>
          </w:pPr>
          <w:del w:id="80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CD9CA41" w14:textId="5EE5AC9A" w:rsidR="00A7724C" w:rsidDel="00E12F2E" w:rsidRDefault="00A7724C">
          <w:pPr>
            <w:pStyle w:val="TOC2"/>
            <w:tabs>
              <w:tab w:val="right" w:leader="dot" w:pos="9350"/>
            </w:tabs>
            <w:rPr>
              <w:del w:id="807" w:author="Rickey, Terry W (TJ) JR CIV USARMY CESAM (USA)" w:date="2026-01-14T12:27:00Z" w16du:dateUtc="2026-01-14T18:27:00Z"/>
              <w:rFonts w:eastAsiaTheme="minorEastAsia"/>
              <w:noProof/>
              <w:sz w:val="24"/>
              <w:szCs w:val="24"/>
            </w:rPr>
          </w:pPr>
          <w:del w:id="80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A310870" w14:textId="3D3C50D2" w:rsidR="00A7724C" w:rsidDel="00E12F2E" w:rsidRDefault="00A7724C">
          <w:pPr>
            <w:pStyle w:val="TOC2"/>
            <w:tabs>
              <w:tab w:val="right" w:leader="dot" w:pos="9350"/>
            </w:tabs>
            <w:rPr>
              <w:del w:id="809" w:author="Rickey, Terry W (TJ) JR CIV USARMY CESAM (USA)" w:date="2026-01-14T12:27:00Z" w16du:dateUtc="2026-01-14T18:27:00Z"/>
              <w:rFonts w:eastAsiaTheme="minorEastAsia"/>
              <w:noProof/>
              <w:sz w:val="24"/>
              <w:szCs w:val="24"/>
            </w:rPr>
          </w:pPr>
          <w:del w:id="810" w:author="Rickey, Terry W (TJ) JR CIV USARMY CESAM (USA)" w:date="2026-01-14T12:27:00Z" w16du:dateUtc="2026-01-14T18:27:00Z">
            <w:r w:rsidRPr="00E12F2E" w:rsidDel="00E12F2E">
              <w:rPr>
                <w:rStyle w:val="Hyperlink"/>
                <w:noProof/>
              </w:rPr>
              <w:delText>River Carpsucker</w:delText>
            </w:r>
            <w:r w:rsidDel="00E12F2E">
              <w:rPr>
                <w:noProof/>
                <w:webHidden/>
              </w:rPr>
              <w:tab/>
              <w:delText>43</w:delText>
            </w:r>
          </w:del>
        </w:p>
        <w:p w14:paraId="561D8F05" w14:textId="7C78E889" w:rsidR="00A7724C" w:rsidDel="00E12F2E" w:rsidRDefault="00A7724C">
          <w:pPr>
            <w:pStyle w:val="TOC2"/>
            <w:tabs>
              <w:tab w:val="right" w:leader="dot" w:pos="9350"/>
            </w:tabs>
            <w:rPr>
              <w:del w:id="811" w:author="Rickey, Terry W (TJ) JR CIV USARMY CESAM (USA)" w:date="2026-01-14T12:27:00Z" w16du:dateUtc="2026-01-14T18:27:00Z"/>
              <w:rFonts w:eastAsiaTheme="minorEastAsia"/>
              <w:noProof/>
              <w:sz w:val="24"/>
              <w:szCs w:val="24"/>
            </w:rPr>
          </w:pPr>
          <w:del w:id="81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704A6F5" w14:textId="0AD328AC" w:rsidR="00A7724C" w:rsidDel="00E12F2E" w:rsidRDefault="00A7724C">
          <w:pPr>
            <w:pStyle w:val="TOC2"/>
            <w:tabs>
              <w:tab w:val="right" w:leader="dot" w:pos="9350"/>
            </w:tabs>
            <w:rPr>
              <w:del w:id="813" w:author="Rickey, Terry W (TJ) JR CIV USARMY CESAM (USA)" w:date="2026-01-14T12:27:00Z" w16du:dateUtc="2026-01-14T18:27:00Z"/>
              <w:rFonts w:eastAsiaTheme="minorEastAsia"/>
              <w:noProof/>
              <w:sz w:val="24"/>
              <w:szCs w:val="24"/>
            </w:rPr>
          </w:pPr>
          <w:del w:id="814" w:author="Rickey, Terry W (TJ) JR CIV USARMY CESAM (USA)" w:date="2026-01-14T12:27:00Z" w16du:dateUtc="2026-01-14T18:27:00Z">
            <w:r w:rsidRPr="00E12F2E" w:rsidDel="00E12F2E">
              <w:rPr>
                <w:rStyle w:val="Hyperlink"/>
                <w:noProof/>
              </w:rPr>
              <w:delText>River Darter</w:delText>
            </w:r>
            <w:r w:rsidDel="00E12F2E">
              <w:rPr>
                <w:noProof/>
                <w:webHidden/>
              </w:rPr>
              <w:tab/>
              <w:delText>43</w:delText>
            </w:r>
          </w:del>
        </w:p>
        <w:p w14:paraId="1885CD50" w14:textId="1A6D644A" w:rsidR="00A7724C" w:rsidDel="00E12F2E" w:rsidRDefault="00A7724C">
          <w:pPr>
            <w:pStyle w:val="TOC2"/>
            <w:tabs>
              <w:tab w:val="right" w:leader="dot" w:pos="9350"/>
            </w:tabs>
            <w:rPr>
              <w:del w:id="815" w:author="Rickey, Terry W (TJ) JR CIV USARMY CESAM (USA)" w:date="2026-01-14T12:27:00Z" w16du:dateUtc="2026-01-14T18:27:00Z"/>
              <w:rFonts w:eastAsiaTheme="minorEastAsia"/>
              <w:noProof/>
              <w:sz w:val="24"/>
              <w:szCs w:val="24"/>
            </w:rPr>
          </w:pPr>
          <w:del w:id="81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0223467" w14:textId="06467EC2" w:rsidR="00A7724C" w:rsidDel="00E12F2E" w:rsidRDefault="00A7724C">
          <w:pPr>
            <w:pStyle w:val="TOC2"/>
            <w:tabs>
              <w:tab w:val="right" w:leader="dot" w:pos="9350"/>
            </w:tabs>
            <w:rPr>
              <w:del w:id="817" w:author="Rickey, Terry W (TJ) JR CIV USARMY CESAM (USA)" w:date="2026-01-14T12:27:00Z" w16du:dateUtc="2026-01-14T18:27:00Z"/>
              <w:rFonts w:eastAsiaTheme="minorEastAsia"/>
              <w:noProof/>
              <w:sz w:val="24"/>
              <w:szCs w:val="24"/>
            </w:rPr>
          </w:pPr>
          <w:del w:id="81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1B41320E" w14:textId="58BFB495" w:rsidR="00A7724C" w:rsidDel="00E12F2E" w:rsidRDefault="00A7724C">
          <w:pPr>
            <w:pStyle w:val="TOC2"/>
            <w:tabs>
              <w:tab w:val="right" w:leader="dot" w:pos="9350"/>
            </w:tabs>
            <w:rPr>
              <w:del w:id="819" w:author="Rickey, Terry W (TJ) JR CIV USARMY CESAM (USA)" w:date="2026-01-14T12:27:00Z" w16du:dateUtc="2026-01-14T18:27:00Z"/>
              <w:rFonts w:eastAsiaTheme="minorEastAsia"/>
              <w:noProof/>
              <w:sz w:val="24"/>
              <w:szCs w:val="24"/>
            </w:rPr>
          </w:pPr>
          <w:del w:id="82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F2A065F" w14:textId="47BDFE5C" w:rsidR="00A7724C" w:rsidDel="00E12F2E" w:rsidRDefault="00A7724C">
          <w:pPr>
            <w:pStyle w:val="TOC2"/>
            <w:tabs>
              <w:tab w:val="right" w:leader="dot" w:pos="9350"/>
            </w:tabs>
            <w:rPr>
              <w:del w:id="821" w:author="Rickey, Terry W (TJ) JR CIV USARMY CESAM (USA)" w:date="2026-01-14T12:27:00Z" w16du:dateUtc="2026-01-14T18:27:00Z"/>
              <w:rFonts w:eastAsiaTheme="minorEastAsia"/>
              <w:noProof/>
              <w:sz w:val="24"/>
              <w:szCs w:val="24"/>
            </w:rPr>
          </w:pPr>
          <w:del w:id="822" w:author="Rickey, Terry W (TJ) JR CIV USARMY CESAM (USA)" w:date="2026-01-14T12:27:00Z" w16du:dateUtc="2026-01-14T18:27:00Z">
            <w:r w:rsidRPr="00E12F2E" w:rsidDel="00E12F2E">
              <w:rPr>
                <w:rStyle w:val="Hyperlink"/>
                <w:noProof/>
              </w:rPr>
              <w:delText>River Redhorse</w:delText>
            </w:r>
            <w:r w:rsidDel="00E12F2E">
              <w:rPr>
                <w:noProof/>
                <w:webHidden/>
              </w:rPr>
              <w:tab/>
              <w:delText>43</w:delText>
            </w:r>
          </w:del>
        </w:p>
        <w:p w14:paraId="7A4348B1" w14:textId="735475DD" w:rsidR="00A7724C" w:rsidDel="00E12F2E" w:rsidRDefault="00A7724C">
          <w:pPr>
            <w:pStyle w:val="TOC2"/>
            <w:tabs>
              <w:tab w:val="right" w:leader="dot" w:pos="9350"/>
            </w:tabs>
            <w:rPr>
              <w:del w:id="823" w:author="Rickey, Terry W (TJ) JR CIV USARMY CESAM (USA)" w:date="2026-01-14T12:27:00Z" w16du:dateUtc="2026-01-14T18:27:00Z"/>
              <w:rFonts w:eastAsiaTheme="minorEastAsia"/>
              <w:noProof/>
              <w:sz w:val="24"/>
              <w:szCs w:val="24"/>
            </w:rPr>
          </w:pPr>
          <w:del w:id="82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0248BADF" w14:textId="1947D8C7" w:rsidR="00A7724C" w:rsidDel="00E12F2E" w:rsidRDefault="00A7724C">
          <w:pPr>
            <w:pStyle w:val="TOC2"/>
            <w:tabs>
              <w:tab w:val="right" w:leader="dot" w:pos="9350"/>
            </w:tabs>
            <w:rPr>
              <w:del w:id="825" w:author="Rickey, Terry W (TJ) JR CIV USARMY CESAM (USA)" w:date="2026-01-14T12:27:00Z" w16du:dateUtc="2026-01-14T18:27:00Z"/>
              <w:rFonts w:eastAsiaTheme="minorEastAsia"/>
              <w:noProof/>
              <w:sz w:val="24"/>
              <w:szCs w:val="24"/>
            </w:rPr>
          </w:pPr>
          <w:del w:id="826" w:author="Rickey, Terry W (TJ) JR CIV USARMY CESAM (USA)" w:date="2026-01-14T12:27:00Z" w16du:dateUtc="2026-01-14T18:27:00Z">
            <w:r w:rsidRPr="00E12F2E" w:rsidDel="00E12F2E">
              <w:rPr>
                <w:rStyle w:val="Hyperlink"/>
                <w:noProof/>
              </w:rPr>
              <w:delText>Shorthead Redhorse</w:delText>
            </w:r>
            <w:r w:rsidDel="00E12F2E">
              <w:rPr>
                <w:noProof/>
                <w:webHidden/>
              </w:rPr>
              <w:tab/>
              <w:delText>43</w:delText>
            </w:r>
          </w:del>
        </w:p>
        <w:p w14:paraId="3B35A732" w14:textId="3DB60C8B" w:rsidR="00A7724C" w:rsidDel="00E12F2E" w:rsidRDefault="00A7724C">
          <w:pPr>
            <w:pStyle w:val="TOC2"/>
            <w:tabs>
              <w:tab w:val="right" w:leader="dot" w:pos="9350"/>
            </w:tabs>
            <w:rPr>
              <w:del w:id="827" w:author="Rickey, Terry W (TJ) JR CIV USARMY CESAM (USA)" w:date="2026-01-14T12:27:00Z" w16du:dateUtc="2026-01-14T18:27:00Z"/>
              <w:rFonts w:eastAsiaTheme="minorEastAsia"/>
              <w:noProof/>
              <w:sz w:val="24"/>
              <w:szCs w:val="24"/>
            </w:rPr>
          </w:pPr>
          <w:del w:id="82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145C0D20" w14:textId="7B742913" w:rsidR="00A7724C" w:rsidDel="00E12F2E" w:rsidRDefault="00A7724C">
          <w:pPr>
            <w:pStyle w:val="TOC2"/>
            <w:tabs>
              <w:tab w:val="right" w:leader="dot" w:pos="9350"/>
            </w:tabs>
            <w:rPr>
              <w:del w:id="829" w:author="Rickey, Terry W (TJ) JR CIV USARMY CESAM (USA)" w:date="2026-01-14T12:27:00Z" w16du:dateUtc="2026-01-14T18:27:00Z"/>
              <w:rFonts w:eastAsiaTheme="minorEastAsia"/>
              <w:noProof/>
              <w:sz w:val="24"/>
              <w:szCs w:val="24"/>
            </w:rPr>
          </w:pPr>
          <w:del w:id="830" w:author="Rickey, Terry W (TJ) JR CIV USARMY CESAM (USA)" w:date="2026-01-14T12:27:00Z" w16du:dateUtc="2026-01-14T18:27:00Z">
            <w:r w:rsidRPr="00E12F2E" w:rsidDel="00E12F2E">
              <w:rPr>
                <w:rStyle w:val="Hyperlink"/>
                <w:noProof/>
              </w:rPr>
              <w:delText>Silver Chub</w:delText>
            </w:r>
            <w:r w:rsidDel="00E12F2E">
              <w:rPr>
                <w:noProof/>
                <w:webHidden/>
              </w:rPr>
              <w:tab/>
              <w:delText>43</w:delText>
            </w:r>
          </w:del>
        </w:p>
        <w:p w14:paraId="2A703495" w14:textId="78904146" w:rsidR="00A7724C" w:rsidDel="00E12F2E" w:rsidRDefault="00A7724C">
          <w:pPr>
            <w:pStyle w:val="TOC2"/>
            <w:tabs>
              <w:tab w:val="right" w:leader="dot" w:pos="9350"/>
            </w:tabs>
            <w:rPr>
              <w:del w:id="831" w:author="Rickey, Terry W (TJ) JR CIV USARMY CESAM (USA)" w:date="2026-01-14T12:27:00Z" w16du:dateUtc="2026-01-14T18:27:00Z"/>
              <w:rFonts w:eastAsiaTheme="minorEastAsia"/>
              <w:noProof/>
              <w:sz w:val="24"/>
              <w:szCs w:val="24"/>
            </w:rPr>
          </w:pPr>
          <w:del w:id="83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D9DF532" w14:textId="6D3EC83B" w:rsidR="00A7724C" w:rsidDel="00E12F2E" w:rsidRDefault="00A7724C">
          <w:pPr>
            <w:pStyle w:val="TOC2"/>
            <w:tabs>
              <w:tab w:val="right" w:leader="dot" w:pos="9350"/>
            </w:tabs>
            <w:rPr>
              <w:del w:id="833" w:author="Rickey, Terry W (TJ) JR CIV USARMY CESAM (USA)" w:date="2026-01-14T12:27:00Z" w16du:dateUtc="2026-01-14T18:27:00Z"/>
              <w:rFonts w:eastAsiaTheme="minorEastAsia"/>
              <w:noProof/>
              <w:sz w:val="24"/>
              <w:szCs w:val="24"/>
            </w:rPr>
          </w:pPr>
          <w:del w:id="834" w:author="Rickey, Terry W (TJ) JR CIV USARMY CESAM (USA)" w:date="2026-01-14T12:27:00Z" w16du:dateUtc="2026-01-14T18:27:00Z">
            <w:r w:rsidRPr="00E12F2E" w:rsidDel="00E12F2E">
              <w:rPr>
                <w:rStyle w:val="Hyperlink"/>
                <w:rFonts w:ascii="Segoe UI Symbol" w:hAnsi="Segoe UI Symbol" w:cs="Segoe UI Symbol"/>
                <w:noProof/>
              </w:rPr>
              <w:lastRenderedPageBreak/>
              <w:delText>✓</w:delText>
            </w:r>
            <w:r w:rsidDel="00E12F2E">
              <w:rPr>
                <w:noProof/>
                <w:webHidden/>
              </w:rPr>
              <w:tab/>
              <w:delText>43</w:delText>
            </w:r>
          </w:del>
        </w:p>
        <w:p w14:paraId="1FD45A6E" w14:textId="373C7164" w:rsidR="00A7724C" w:rsidDel="00E12F2E" w:rsidRDefault="00A7724C">
          <w:pPr>
            <w:pStyle w:val="TOC2"/>
            <w:tabs>
              <w:tab w:val="right" w:leader="dot" w:pos="9350"/>
            </w:tabs>
            <w:rPr>
              <w:del w:id="835" w:author="Rickey, Terry W (TJ) JR CIV USARMY CESAM (USA)" w:date="2026-01-14T12:27:00Z" w16du:dateUtc="2026-01-14T18:27:00Z"/>
              <w:rFonts w:eastAsiaTheme="minorEastAsia"/>
              <w:noProof/>
              <w:sz w:val="24"/>
              <w:szCs w:val="24"/>
            </w:rPr>
          </w:pPr>
          <w:del w:id="83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09DEA94" w14:textId="3BF7F5A6" w:rsidR="00A7724C" w:rsidDel="00E12F2E" w:rsidRDefault="00A7724C">
          <w:pPr>
            <w:pStyle w:val="TOC2"/>
            <w:tabs>
              <w:tab w:val="right" w:leader="dot" w:pos="9350"/>
            </w:tabs>
            <w:rPr>
              <w:del w:id="837" w:author="Rickey, Terry W (TJ) JR CIV USARMY CESAM (USA)" w:date="2026-01-14T12:27:00Z" w16du:dateUtc="2026-01-14T18:27:00Z"/>
              <w:rFonts w:eastAsiaTheme="minorEastAsia"/>
              <w:noProof/>
              <w:sz w:val="24"/>
              <w:szCs w:val="24"/>
            </w:rPr>
          </w:pPr>
          <w:del w:id="838" w:author="Rickey, Terry W (TJ) JR CIV USARMY CESAM (USA)" w:date="2026-01-14T12:27:00Z" w16du:dateUtc="2026-01-14T18:27:00Z">
            <w:r w:rsidRPr="00E12F2E" w:rsidDel="00E12F2E">
              <w:rPr>
                <w:rStyle w:val="Hyperlink"/>
                <w:noProof/>
              </w:rPr>
              <w:delText>Silver Redhorse</w:delText>
            </w:r>
            <w:r w:rsidDel="00E12F2E">
              <w:rPr>
                <w:noProof/>
                <w:webHidden/>
              </w:rPr>
              <w:tab/>
              <w:delText>43</w:delText>
            </w:r>
          </w:del>
        </w:p>
        <w:p w14:paraId="353D0795" w14:textId="20559832" w:rsidR="00A7724C" w:rsidDel="00E12F2E" w:rsidRDefault="00A7724C">
          <w:pPr>
            <w:pStyle w:val="TOC2"/>
            <w:tabs>
              <w:tab w:val="right" w:leader="dot" w:pos="9350"/>
            </w:tabs>
            <w:rPr>
              <w:del w:id="839" w:author="Rickey, Terry W (TJ) JR CIV USARMY CESAM (USA)" w:date="2026-01-14T12:27:00Z" w16du:dateUtc="2026-01-14T18:27:00Z"/>
              <w:rFonts w:eastAsiaTheme="minorEastAsia"/>
              <w:noProof/>
              <w:sz w:val="24"/>
              <w:szCs w:val="24"/>
            </w:rPr>
          </w:pPr>
          <w:del w:id="84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0158B47A" w14:textId="10D15515" w:rsidR="00A7724C" w:rsidDel="00E12F2E" w:rsidRDefault="00A7724C">
          <w:pPr>
            <w:pStyle w:val="TOC2"/>
            <w:tabs>
              <w:tab w:val="right" w:leader="dot" w:pos="9350"/>
            </w:tabs>
            <w:rPr>
              <w:del w:id="841" w:author="Rickey, Terry W (TJ) JR CIV USARMY CESAM (USA)" w:date="2026-01-14T12:27:00Z" w16du:dateUtc="2026-01-14T18:27:00Z"/>
              <w:rFonts w:eastAsiaTheme="minorEastAsia"/>
              <w:noProof/>
              <w:sz w:val="24"/>
              <w:szCs w:val="24"/>
            </w:rPr>
          </w:pPr>
          <w:del w:id="842" w:author="Rickey, Terry W (TJ) JR CIV USARMY CESAM (USA)" w:date="2026-01-14T12:27:00Z" w16du:dateUtc="2026-01-14T18:27:00Z">
            <w:r w:rsidRPr="00E12F2E" w:rsidDel="00E12F2E">
              <w:rPr>
                <w:rStyle w:val="Hyperlink"/>
                <w:noProof/>
              </w:rPr>
              <w:delText>Silverstripe Shiner</w:delText>
            </w:r>
            <w:r w:rsidDel="00E12F2E">
              <w:rPr>
                <w:noProof/>
                <w:webHidden/>
              </w:rPr>
              <w:tab/>
              <w:delText>43</w:delText>
            </w:r>
          </w:del>
        </w:p>
        <w:p w14:paraId="43105B86" w14:textId="7E1B2889" w:rsidR="00A7724C" w:rsidDel="00E12F2E" w:rsidRDefault="00A7724C">
          <w:pPr>
            <w:pStyle w:val="TOC2"/>
            <w:tabs>
              <w:tab w:val="right" w:leader="dot" w:pos="9350"/>
            </w:tabs>
            <w:rPr>
              <w:del w:id="843" w:author="Rickey, Terry W (TJ) JR CIV USARMY CESAM (USA)" w:date="2026-01-14T12:27:00Z" w16du:dateUtc="2026-01-14T18:27:00Z"/>
              <w:rFonts w:eastAsiaTheme="minorEastAsia"/>
              <w:noProof/>
              <w:sz w:val="24"/>
              <w:szCs w:val="24"/>
            </w:rPr>
          </w:pPr>
          <w:del w:id="84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5940E27" w14:textId="537AA1EE" w:rsidR="00A7724C" w:rsidDel="00E12F2E" w:rsidRDefault="00A7724C">
          <w:pPr>
            <w:pStyle w:val="TOC2"/>
            <w:tabs>
              <w:tab w:val="right" w:leader="dot" w:pos="9350"/>
            </w:tabs>
            <w:rPr>
              <w:del w:id="845" w:author="Rickey, Terry W (TJ) JR CIV USARMY CESAM (USA)" w:date="2026-01-14T12:27:00Z" w16du:dateUtc="2026-01-14T18:27:00Z"/>
              <w:rFonts w:eastAsiaTheme="minorEastAsia"/>
              <w:noProof/>
              <w:sz w:val="24"/>
              <w:szCs w:val="24"/>
            </w:rPr>
          </w:pPr>
          <w:del w:id="84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BEFD7BD" w14:textId="172E47F2" w:rsidR="00A7724C" w:rsidDel="00E12F2E" w:rsidRDefault="00A7724C">
          <w:pPr>
            <w:pStyle w:val="TOC2"/>
            <w:tabs>
              <w:tab w:val="right" w:leader="dot" w:pos="9350"/>
            </w:tabs>
            <w:rPr>
              <w:del w:id="847" w:author="Rickey, Terry W (TJ) JR CIV USARMY CESAM (USA)" w:date="2026-01-14T12:27:00Z" w16du:dateUtc="2026-01-14T18:27:00Z"/>
              <w:rFonts w:eastAsiaTheme="minorEastAsia"/>
              <w:noProof/>
              <w:sz w:val="24"/>
              <w:szCs w:val="24"/>
            </w:rPr>
          </w:pPr>
          <w:del w:id="84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B346B3E" w14:textId="006E7D83" w:rsidR="00A7724C" w:rsidDel="00E12F2E" w:rsidRDefault="00A7724C">
          <w:pPr>
            <w:pStyle w:val="TOC2"/>
            <w:tabs>
              <w:tab w:val="right" w:leader="dot" w:pos="9350"/>
            </w:tabs>
            <w:rPr>
              <w:del w:id="849" w:author="Rickey, Terry W (TJ) JR CIV USARMY CESAM (USA)" w:date="2026-01-14T12:27:00Z" w16du:dateUtc="2026-01-14T18:27:00Z"/>
              <w:rFonts w:eastAsiaTheme="minorEastAsia"/>
              <w:noProof/>
              <w:sz w:val="24"/>
              <w:szCs w:val="24"/>
            </w:rPr>
          </w:pPr>
          <w:del w:id="850" w:author="Rickey, Terry W (TJ) JR CIV USARMY CESAM (USA)" w:date="2026-01-14T12:27:00Z" w16du:dateUtc="2026-01-14T18:27:00Z">
            <w:r w:rsidRPr="00E12F2E" w:rsidDel="00E12F2E">
              <w:rPr>
                <w:rStyle w:val="Hyperlink"/>
                <w:noProof/>
              </w:rPr>
              <w:delText>Silverside Shiner</w:delText>
            </w:r>
            <w:r w:rsidDel="00E12F2E">
              <w:rPr>
                <w:noProof/>
                <w:webHidden/>
              </w:rPr>
              <w:tab/>
              <w:delText>43</w:delText>
            </w:r>
          </w:del>
        </w:p>
        <w:p w14:paraId="6502ED7B" w14:textId="033F1199" w:rsidR="00A7724C" w:rsidDel="00E12F2E" w:rsidRDefault="00A7724C">
          <w:pPr>
            <w:pStyle w:val="TOC2"/>
            <w:tabs>
              <w:tab w:val="right" w:leader="dot" w:pos="9350"/>
            </w:tabs>
            <w:rPr>
              <w:del w:id="851" w:author="Rickey, Terry W (TJ) JR CIV USARMY CESAM (USA)" w:date="2026-01-14T12:27:00Z" w16du:dateUtc="2026-01-14T18:27:00Z"/>
              <w:rFonts w:eastAsiaTheme="minorEastAsia"/>
              <w:noProof/>
              <w:sz w:val="24"/>
              <w:szCs w:val="24"/>
            </w:rPr>
          </w:pPr>
          <w:del w:id="85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C5D7E38" w14:textId="643282A3" w:rsidR="00A7724C" w:rsidDel="00E12F2E" w:rsidRDefault="00A7724C">
          <w:pPr>
            <w:pStyle w:val="TOC2"/>
            <w:tabs>
              <w:tab w:val="right" w:leader="dot" w:pos="9350"/>
            </w:tabs>
            <w:rPr>
              <w:del w:id="853" w:author="Rickey, Terry W (TJ) JR CIV USARMY CESAM (USA)" w:date="2026-01-14T12:27:00Z" w16du:dateUtc="2026-01-14T18:27:00Z"/>
              <w:rFonts w:eastAsiaTheme="minorEastAsia"/>
              <w:noProof/>
              <w:sz w:val="24"/>
              <w:szCs w:val="24"/>
            </w:rPr>
          </w:pPr>
          <w:del w:id="85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9C011D1" w14:textId="7CF12BC4" w:rsidR="00A7724C" w:rsidDel="00E12F2E" w:rsidRDefault="00A7724C">
          <w:pPr>
            <w:pStyle w:val="TOC2"/>
            <w:tabs>
              <w:tab w:val="right" w:leader="dot" w:pos="9350"/>
            </w:tabs>
            <w:rPr>
              <w:del w:id="855" w:author="Rickey, Terry W (TJ) JR CIV USARMY CESAM (USA)" w:date="2026-01-14T12:27:00Z" w16du:dateUtc="2026-01-14T18:27:00Z"/>
              <w:rFonts w:eastAsiaTheme="minorEastAsia"/>
              <w:noProof/>
              <w:sz w:val="24"/>
              <w:szCs w:val="24"/>
            </w:rPr>
          </w:pPr>
          <w:del w:id="85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08787936" w14:textId="4F088464" w:rsidR="00A7724C" w:rsidDel="00E12F2E" w:rsidRDefault="00A7724C">
          <w:pPr>
            <w:pStyle w:val="TOC2"/>
            <w:tabs>
              <w:tab w:val="right" w:leader="dot" w:pos="9350"/>
            </w:tabs>
            <w:rPr>
              <w:del w:id="857" w:author="Rickey, Terry W (TJ) JR CIV USARMY CESAM (USA)" w:date="2026-01-14T12:27:00Z" w16du:dateUtc="2026-01-14T18:27:00Z"/>
              <w:rFonts w:eastAsiaTheme="minorEastAsia"/>
              <w:noProof/>
              <w:sz w:val="24"/>
              <w:szCs w:val="24"/>
            </w:rPr>
          </w:pPr>
          <w:del w:id="858" w:author="Rickey, Terry W (TJ) JR CIV USARMY CESAM (USA)" w:date="2026-01-14T12:27:00Z" w16du:dateUtc="2026-01-14T18:27:00Z">
            <w:r w:rsidRPr="00E12F2E" w:rsidDel="00E12F2E">
              <w:rPr>
                <w:rStyle w:val="Hyperlink"/>
                <w:noProof/>
              </w:rPr>
              <w:delText>Skipjack Herring</w:delText>
            </w:r>
            <w:r w:rsidDel="00E12F2E">
              <w:rPr>
                <w:noProof/>
                <w:webHidden/>
              </w:rPr>
              <w:tab/>
              <w:delText>43</w:delText>
            </w:r>
          </w:del>
        </w:p>
        <w:p w14:paraId="10CED0E1" w14:textId="28712EEC" w:rsidR="00A7724C" w:rsidDel="00E12F2E" w:rsidRDefault="00A7724C">
          <w:pPr>
            <w:pStyle w:val="TOC2"/>
            <w:tabs>
              <w:tab w:val="right" w:leader="dot" w:pos="9350"/>
            </w:tabs>
            <w:rPr>
              <w:del w:id="859" w:author="Rickey, Terry W (TJ) JR CIV USARMY CESAM (USA)" w:date="2026-01-14T12:27:00Z" w16du:dateUtc="2026-01-14T18:27:00Z"/>
              <w:rFonts w:eastAsiaTheme="minorEastAsia"/>
              <w:noProof/>
              <w:sz w:val="24"/>
              <w:szCs w:val="24"/>
            </w:rPr>
          </w:pPr>
          <w:del w:id="86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9300D6B" w14:textId="202A07D1" w:rsidR="00A7724C" w:rsidDel="00E12F2E" w:rsidRDefault="00A7724C">
          <w:pPr>
            <w:pStyle w:val="TOC2"/>
            <w:tabs>
              <w:tab w:val="right" w:leader="dot" w:pos="9350"/>
            </w:tabs>
            <w:rPr>
              <w:del w:id="861" w:author="Rickey, Terry W (TJ) JR CIV USARMY CESAM (USA)" w:date="2026-01-14T12:27:00Z" w16du:dateUtc="2026-01-14T18:27:00Z"/>
              <w:rFonts w:eastAsiaTheme="minorEastAsia"/>
              <w:noProof/>
              <w:sz w:val="24"/>
              <w:szCs w:val="24"/>
            </w:rPr>
          </w:pPr>
          <w:del w:id="86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37FBF39" w14:textId="1D695BD9" w:rsidR="00A7724C" w:rsidDel="00E12F2E" w:rsidRDefault="00A7724C">
          <w:pPr>
            <w:pStyle w:val="TOC2"/>
            <w:tabs>
              <w:tab w:val="right" w:leader="dot" w:pos="9350"/>
            </w:tabs>
            <w:rPr>
              <w:del w:id="863" w:author="Rickey, Terry W (TJ) JR CIV USARMY CESAM (USA)" w:date="2026-01-14T12:27:00Z" w16du:dateUtc="2026-01-14T18:27:00Z"/>
              <w:rFonts w:eastAsiaTheme="minorEastAsia"/>
              <w:noProof/>
              <w:sz w:val="24"/>
              <w:szCs w:val="24"/>
            </w:rPr>
          </w:pPr>
          <w:del w:id="864" w:author="Rickey, Terry W (TJ) JR CIV USARMY CESAM (USA)" w:date="2026-01-14T12:27:00Z" w16du:dateUtc="2026-01-14T18:27:00Z">
            <w:r w:rsidRPr="00E12F2E" w:rsidDel="00E12F2E">
              <w:rPr>
                <w:rStyle w:val="Hyperlink"/>
                <w:noProof/>
              </w:rPr>
              <w:delText>Smallmouth Buffalo</w:delText>
            </w:r>
            <w:r w:rsidDel="00E12F2E">
              <w:rPr>
                <w:noProof/>
                <w:webHidden/>
              </w:rPr>
              <w:tab/>
              <w:delText>43</w:delText>
            </w:r>
          </w:del>
        </w:p>
        <w:p w14:paraId="06D7E97E" w14:textId="3D90E5E1" w:rsidR="00A7724C" w:rsidDel="00E12F2E" w:rsidRDefault="00A7724C">
          <w:pPr>
            <w:pStyle w:val="TOC2"/>
            <w:tabs>
              <w:tab w:val="right" w:leader="dot" w:pos="9350"/>
            </w:tabs>
            <w:rPr>
              <w:del w:id="865" w:author="Rickey, Terry W (TJ) JR CIV USARMY CESAM (USA)" w:date="2026-01-14T12:27:00Z" w16du:dateUtc="2026-01-14T18:27:00Z"/>
              <w:rFonts w:eastAsiaTheme="minorEastAsia"/>
              <w:noProof/>
              <w:sz w:val="24"/>
              <w:szCs w:val="24"/>
            </w:rPr>
          </w:pPr>
          <w:del w:id="86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4253CF3" w14:textId="4CAED2E4" w:rsidR="00A7724C" w:rsidDel="00E12F2E" w:rsidRDefault="00A7724C">
          <w:pPr>
            <w:pStyle w:val="TOC2"/>
            <w:tabs>
              <w:tab w:val="right" w:leader="dot" w:pos="9350"/>
            </w:tabs>
            <w:rPr>
              <w:del w:id="867" w:author="Rickey, Terry W (TJ) JR CIV USARMY CESAM (USA)" w:date="2026-01-14T12:27:00Z" w16du:dateUtc="2026-01-14T18:27:00Z"/>
              <w:rFonts w:eastAsiaTheme="minorEastAsia"/>
              <w:noProof/>
              <w:sz w:val="24"/>
              <w:szCs w:val="24"/>
            </w:rPr>
          </w:pPr>
          <w:del w:id="86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39FF644" w14:textId="6955CD38" w:rsidR="00A7724C" w:rsidDel="00E12F2E" w:rsidRDefault="00A7724C">
          <w:pPr>
            <w:pStyle w:val="TOC2"/>
            <w:tabs>
              <w:tab w:val="right" w:leader="dot" w:pos="9350"/>
            </w:tabs>
            <w:rPr>
              <w:del w:id="869" w:author="Rickey, Terry W (TJ) JR CIV USARMY CESAM (USA)" w:date="2026-01-14T12:27:00Z" w16du:dateUtc="2026-01-14T18:27:00Z"/>
              <w:rFonts w:eastAsiaTheme="minorEastAsia"/>
              <w:noProof/>
              <w:sz w:val="24"/>
              <w:szCs w:val="24"/>
            </w:rPr>
          </w:pPr>
          <w:del w:id="87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AB76D2F" w14:textId="70586E44" w:rsidR="00A7724C" w:rsidDel="00E12F2E" w:rsidRDefault="00A7724C">
          <w:pPr>
            <w:pStyle w:val="TOC2"/>
            <w:tabs>
              <w:tab w:val="right" w:leader="dot" w:pos="9350"/>
            </w:tabs>
            <w:rPr>
              <w:del w:id="871" w:author="Rickey, Terry W (TJ) JR CIV USARMY CESAM (USA)" w:date="2026-01-14T12:27:00Z" w16du:dateUtc="2026-01-14T18:27:00Z"/>
              <w:rFonts w:eastAsiaTheme="minorEastAsia"/>
              <w:noProof/>
              <w:sz w:val="24"/>
              <w:szCs w:val="24"/>
            </w:rPr>
          </w:pPr>
          <w:del w:id="872" w:author="Rickey, Terry W (TJ) JR CIV USARMY CESAM (USA)" w:date="2026-01-14T12:27:00Z" w16du:dateUtc="2026-01-14T18:27:00Z">
            <w:r w:rsidRPr="00E12F2E" w:rsidDel="00E12F2E">
              <w:rPr>
                <w:rStyle w:val="Hyperlink"/>
                <w:noProof/>
              </w:rPr>
              <w:delText>Southern Madtom</w:delText>
            </w:r>
            <w:r w:rsidDel="00E12F2E">
              <w:rPr>
                <w:noProof/>
                <w:webHidden/>
              </w:rPr>
              <w:tab/>
              <w:delText>43</w:delText>
            </w:r>
          </w:del>
        </w:p>
        <w:p w14:paraId="19E4A627" w14:textId="7F1D9C33" w:rsidR="00A7724C" w:rsidDel="00E12F2E" w:rsidRDefault="00A7724C">
          <w:pPr>
            <w:pStyle w:val="TOC2"/>
            <w:tabs>
              <w:tab w:val="right" w:leader="dot" w:pos="9350"/>
            </w:tabs>
            <w:rPr>
              <w:del w:id="873" w:author="Rickey, Terry W (TJ) JR CIV USARMY CESAM (USA)" w:date="2026-01-14T12:27:00Z" w16du:dateUtc="2026-01-14T18:27:00Z"/>
              <w:rFonts w:eastAsiaTheme="minorEastAsia"/>
              <w:noProof/>
              <w:sz w:val="24"/>
              <w:szCs w:val="24"/>
            </w:rPr>
          </w:pPr>
          <w:del w:id="87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3C6E63B" w14:textId="42173C41" w:rsidR="00A7724C" w:rsidDel="00E12F2E" w:rsidRDefault="00A7724C">
          <w:pPr>
            <w:pStyle w:val="TOC2"/>
            <w:tabs>
              <w:tab w:val="right" w:leader="dot" w:pos="9350"/>
            </w:tabs>
            <w:rPr>
              <w:del w:id="875" w:author="Rickey, Terry W (TJ) JR CIV USARMY CESAM (USA)" w:date="2026-01-14T12:27:00Z" w16du:dateUtc="2026-01-14T18:27:00Z"/>
              <w:rFonts w:eastAsiaTheme="minorEastAsia"/>
              <w:noProof/>
              <w:sz w:val="24"/>
              <w:szCs w:val="24"/>
            </w:rPr>
          </w:pPr>
          <w:del w:id="876" w:author="Rickey, Terry W (TJ) JR CIV USARMY CESAM (USA)" w:date="2026-01-14T12:27:00Z" w16du:dateUtc="2026-01-14T18:27:00Z">
            <w:r w:rsidRPr="00E12F2E" w:rsidDel="00E12F2E">
              <w:rPr>
                <w:rStyle w:val="Hyperlink"/>
                <w:noProof/>
              </w:rPr>
              <w:delText>Southern Walleye</w:delText>
            </w:r>
            <w:r w:rsidDel="00E12F2E">
              <w:rPr>
                <w:noProof/>
                <w:webHidden/>
              </w:rPr>
              <w:tab/>
              <w:delText>43</w:delText>
            </w:r>
          </w:del>
        </w:p>
        <w:p w14:paraId="307B4AE3" w14:textId="2A878AF5" w:rsidR="00A7724C" w:rsidDel="00E12F2E" w:rsidRDefault="00A7724C">
          <w:pPr>
            <w:pStyle w:val="TOC2"/>
            <w:tabs>
              <w:tab w:val="right" w:leader="dot" w:pos="9350"/>
            </w:tabs>
            <w:rPr>
              <w:del w:id="877" w:author="Rickey, Terry W (TJ) JR CIV USARMY CESAM (USA)" w:date="2026-01-14T12:27:00Z" w16du:dateUtc="2026-01-14T18:27:00Z"/>
              <w:rFonts w:eastAsiaTheme="minorEastAsia"/>
              <w:noProof/>
              <w:sz w:val="24"/>
              <w:szCs w:val="24"/>
            </w:rPr>
          </w:pPr>
          <w:del w:id="87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04F4BE36" w14:textId="46BBB39C" w:rsidR="00A7724C" w:rsidDel="00E12F2E" w:rsidRDefault="00A7724C">
          <w:pPr>
            <w:pStyle w:val="TOC2"/>
            <w:tabs>
              <w:tab w:val="right" w:leader="dot" w:pos="9350"/>
            </w:tabs>
            <w:rPr>
              <w:del w:id="879" w:author="Rickey, Terry W (TJ) JR CIV USARMY CESAM (USA)" w:date="2026-01-14T12:27:00Z" w16du:dateUtc="2026-01-14T18:27:00Z"/>
              <w:rFonts w:eastAsiaTheme="minorEastAsia"/>
              <w:noProof/>
              <w:sz w:val="24"/>
              <w:szCs w:val="24"/>
            </w:rPr>
          </w:pPr>
          <w:del w:id="880" w:author="Rickey, Terry W (TJ) JR CIV USARMY CESAM (USA)" w:date="2026-01-14T12:27:00Z" w16du:dateUtc="2026-01-14T18:27:00Z">
            <w:r w:rsidRPr="00E12F2E" w:rsidDel="00E12F2E">
              <w:rPr>
                <w:rStyle w:val="Hyperlink"/>
                <w:noProof/>
              </w:rPr>
              <w:delText>Speckled Darter</w:delText>
            </w:r>
            <w:r w:rsidDel="00E12F2E">
              <w:rPr>
                <w:noProof/>
                <w:webHidden/>
              </w:rPr>
              <w:tab/>
              <w:delText>43</w:delText>
            </w:r>
          </w:del>
        </w:p>
        <w:p w14:paraId="3C31C5A1" w14:textId="28F3F902" w:rsidR="00A7724C" w:rsidDel="00E12F2E" w:rsidRDefault="00A7724C">
          <w:pPr>
            <w:pStyle w:val="TOC2"/>
            <w:tabs>
              <w:tab w:val="right" w:leader="dot" w:pos="9350"/>
            </w:tabs>
            <w:rPr>
              <w:del w:id="881" w:author="Rickey, Terry W (TJ) JR CIV USARMY CESAM (USA)" w:date="2026-01-14T12:27:00Z" w16du:dateUtc="2026-01-14T18:27:00Z"/>
              <w:rFonts w:eastAsiaTheme="minorEastAsia"/>
              <w:noProof/>
              <w:sz w:val="24"/>
              <w:szCs w:val="24"/>
            </w:rPr>
          </w:pPr>
          <w:del w:id="88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5C778B2D" w14:textId="7F1983DE" w:rsidR="00A7724C" w:rsidDel="00E12F2E" w:rsidRDefault="00A7724C">
          <w:pPr>
            <w:pStyle w:val="TOC2"/>
            <w:tabs>
              <w:tab w:val="right" w:leader="dot" w:pos="9350"/>
            </w:tabs>
            <w:rPr>
              <w:del w:id="883" w:author="Rickey, Terry W (TJ) JR CIV USARMY CESAM (USA)" w:date="2026-01-14T12:27:00Z" w16du:dateUtc="2026-01-14T18:27:00Z"/>
              <w:rFonts w:eastAsiaTheme="minorEastAsia"/>
              <w:noProof/>
              <w:sz w:val="24"/>
              <w:szCs w:val="24"/>
            </w:rPr>
          </w:pPr>
          <w:del w:id="88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1232772" w14:textId="7C475307" w:rsidR="00A7724C" w:rsidDel="00E12F2E" w:rsidRDefault="00A7724C">
          <w:pPr>
            <w:pStyle w:val="TOC2"/>
            <w:tabs>
              <w:tab w:val="right" w:leader="dot" w:pos="9350"/>
            </w:tabs>
            <w:rPr>
              <w:del w:id="885" w:author="Rickey, Terry W (TJ) JR CIV USARMY CESAM (USA)" w:date="2026-01-14T12:27:00Z" w16du:dateUtc="2026-01-14T18:27:00Z"/>
              <w:rFonts w:eastAsiaTheme="minorEastAsia"/>
              <w:noProof/>
              <w:sz w:val="24"/>
              <w:szCs w:val="24"/>
            </w:rPr>
          </w:pPr>
          <w:del w:id="886" w:author="Rickey, Terry W (TJ) JR CIV USARMY CESAM (USA)" w:date="2026-01-14T12:27:00Z" w16du:dateUtc="2026-01-14T18:27:00Z">
            <w:r w:rsidRPr="00E12F2E" w:rsidDel="00E12F2E">
              <w:rPr>
                <w:rStyle w:val="Hyperlink"/>
                <w:noProof/>
              </w:rPr>
              <w:delText>Spotted Bass</w:delText>
            </w:r>
            <w:r w:rsidDel="00E12F2E">
              <w:rPr>
                <w:noProof/>
                <w:webHidden/>
              </w:rPr>
              <w:tab/>
              <w:delText>43</w:delText>
            </w:r>
          </w:del>
        </w:p>
        <w:p w14:paraId="6CAD220B" w14:textId="69C889F5" w:rsidR="00A7724C" w:rsidDel="00E12F2E" w:rsidRDefault="00A7724C">
          <w:pPr>
            <w:pStyle w:val="TOC2"/>
            <w:tabs>
              <w:tab w:val="right" w:leader="dot" w:pos="9350"/>
            </w:tabs>
            <w:rPr>
              <w:del w:id="887" w:author="Rickey, Terry W (TJ) JR CIV USARMY CESAM (USA)" w:date="2026-01-14T12:27:00Z" w16du:dateUtc="2026-01-14T18:27:00Z"/>
              <w:rFonts w:eastAsiaTheme="minorEastAsia"/>
              <w:noProof/>
              <w:sz w:val="24"/>
              <w:szCs w:val="24"/>
            </w:rPr>
          </w:pPr>
          <w:del w:id="88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8FFF3E9" w14:textId="21953096" w:rsidR="00A7724C" w:rsidDel="00E12F2E" w:rsidRDefault="00A7724C">
          <w:pPr>
            <w:pStyle w:val="TOC2"/>
            <w:tabs>
              <w:tab w:val="right" w:leader="dot" w:pos="9350"/>
            </w:tabs>
            <w:rPr>
              <w:del w:id="889" w:author="Rickey, Terry W (TJ) JR CIV USARMY CESAM (USA)" w:date="2026-01-14T12:27:00Z" w16du:dateUtc="2026-01-14T18:27:00Z"/>
              <w:rFonts w:eastAsiaTheme="minorEastAsia"/>
              <w:noProof/>
              <w:sz w:val="24"/>
              <w:szCs w:val="24"/>
            </w:rPr>
          </w:pPr>
          <w:del w:id="89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1E3D0B7C" w14:textId="61F5417E" w:rsidR="00A7724C" w:rsidDel="00E12F2E" w:rsidRDefault="00A7724C">
          <w:pPr>
            <w:pStyle w:val="TOC2"/>
            <w:tabs>
              <w:tab w:val="right" w:leader="dot" w:pos="9350"/>
            </w:tabs>
            <w:rPr>
              <w:del w:id="891" w:author="Rickey, Terry W (TJ) JR CIV USARMY CESAM (USA)" w:date="2026-01-14T12:27:00Z" w16du:dateUtc="2026-01-14T18:27:00Z"/>
              <w:rFonts w:eastAsiaTheme="minorEastAsia"/>
              <w:noProof/>
              <w:sz w:val="24"/>
              <w:szCs w:val="24"/>
            </w:rPr>
          </w:pPr>
          <w:del w:id="89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6EE65B8" w14:textId="43AC04C2" w:rsidR="00A7724C" w:rsidDel="00E12F2E" w:rsidRDefault="00A7724C">
          <w:pPr>
            <w:pStyle w:val="TOC2"/>
            <w:tabs>
              <w:tab w:val="right" w:leader="dot" w:pos="9350"/>
            </w:tabs>
            <w:rPr>
              <w:del w:id="893" w:author="Rickey, Terry W (TJ) JR CIV USARMY CESAM (USA)" w:date="2026-01-14T12:27:00Z" w16du:dateUtc="2026-01-14T18:27:00Z"/>
              <w:rFonts w:eastAsiaTheme="minorEastAsia"/>
              <w:noProof/>
              <w:sz w:val="24"/>
              <w:szCs w:val="24"/>
            </w:rPr>
          </w:pPr>
          <w:del w:id="894" w:author="Rickey, Terry W (TJ) JR CIV USARMY CESAM (USA)" w:date="2026-01-14T12:27:00Z" w16du:dateUtc="2026-01-14T18:27:00Z">
            <w:r w:rsidRPr="00E12F2E" w:rsidDel="00E12F2E">
              <w:rPr>
                <w:rStyle w:val="Hyperlink"/>
                <w:noProof/>
              </w:rPr>
              <w:delText>Spotted Gar</w:delText>
            </w:r>
            <w:r w:rsidDel="00E12F2E">
              <w:rPr>
                <w:noProof/>
                <w:webHidden/>
              </w:rPr>
              <w:tab/>
              <w:delText>43</w:delText>
            </w:r>
          </w:del>
        </w:p>
        <w:p w14:paraId="22C11D3C" w14:textId="061626CD" w:rsidR="00A7724C" w:rsidDel="00E12F2E" w:rsidRDefault="00A7724C">
          <w:pPr>
            <w:pStyle w:val="TOC2"/>
            <w:tabs>
              <w:tab w:val="right" w:leader="dot" w:pos="9350"/>
            </w:tabs>
            <w:rPr>
              <w:del w:id="895" w:author="Rickey, Terry W (TJ) JR CIV USARMY CESAM (USA)" w:date="2026-01-14T12:27:00Z" w16du:dateUtc="2026-01-14T18:27:00Z"/>
              <w:rFonts w:eastAsiaTheme="minorEastAsia"/>
              <w:noProof/>
              <w:sz w:val="24"/>
              <w:szCs w:val="24"/>
            </w:rPr>
          </w:pPr>
          <w:del w:id="896" w:author="Rickey, Terry W (TJ) JR CIV USARMY CESAM (USA)" w:date="2026-01-14T12:27:00Z" w16du:dateUtc="2026-01-14T18:27:00Z">
            <w:r w:rsidRPr="00E12F2E" w:rsidDel="00E12F2E">
              <w:rPr>
                <w:rStyle w:val="Hyperlink"/>
                <w:rFonts w:ascii="Segoe UI Symbol" w:hAnsi="Segoe UI Symbol" w:cs="Segoe UI Symbol"/>
                <w:noProof/>
              </w:rPr>
              <w:lastRenderedPageBreak/>
              <w:delText>✓</w:delText>
            </w:r>
            <w:r w:rsidDel="00E12F2E">
              <w:rPr>
                <w:noProof/>
                <w:webHidden/>
              </w:rPr>
              <w:tab/>
              <w:delText>43</w:delText>
            </w:r>
          </w:del>
        </w:p>
        <w:p w14:paraId="658B5505" w14:textId="0FC976AD" w:rsidR="00A7724C" w:rsidDel="00E12F2E" w:rsidRDefault="00A7724C">
          <w:pPr>
            <w:pStyle w:val="TOC2"/>
            <w:tabs>
              <w:tab w:val="right" w:leader="dot" w:pos="9350"/>
            </w:tabs>
            <w:rPr>
              <w:del w:id="897" w:author="Rickey, Terry W (TJ) JR CIV USARMY CESAM (USA)" w:date="2026-01-14T12:27:00Z" w16du:dateUtc="2026-01-14T18:27:00Z"/>
              <w:rFonts w:eastAsiaTheme="minorEastAsia"/>
              <w:noProof/>
              <w:sz w:val="24"/>
              <w:szCs w:val="24"/>
            </w:rPr>
          </w:pPr>
          <w:del w:id="89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D4992EF" w14:textId="65200410" w:rsidR="00A7724C" w:rsidDel="00E12F2E" w:rsidRDefault="00A7724C">
          <w:pPr>
            <w:pStyle w:val="TOC2"/>
            <w:tabs>
              <w:tab w:val="right" w:leader="dot" w:pos="9350"/>
            </w:tabs>
            <w:rPr>
              <w:del w:id="899" w:author="Rickey, Terry W (TJ) JR CIV USARMY CESAM (USA)" w:date="2026-01-14T12:27:00Z" w16du:dateUtc="2026-01-14T18:27:00Z"/>
              <w:rFonts w:eastAsiaTheme="minorEastAsia"/>
              <w:noProof/>
              <w:sz w:val="24"/>
              <w:szCs w:val="24"/>
            </w:rPr>
          </w:pPr>
          <w:del w:id="900" w:author="Rickey, Terry W (TJ) JR CIV USARMY CESAM (USA)" w:date="2026-01-14T12:27:00Z" w16du:dateUtc="2026-01-14T18:27:00Z">
            <w:r w:rsidRPr="00E12F2E" w:rsidDel="00E12F2E">
              <w:rPr>
                <w:rStyle w:val="Hyperlink"/>
                <w:noProof/>
              </w:rPr>
              <w:delText>Spotted Sucker</w:delText>
            </w:r>
            <w:r w:rsidDel="00E12F2E">
              <w:rPr>
                <w:noProof/>
                <w:webHidden/>
              </w:rPr>
              <w:tab/>
              <w:delText>43</w:delText>
            </w:r>
          </w:del>
        </w:p>
        <w:p w14:paraId="7A96A6CC" w14:textId="7BC95EDF" w:rsidR="00A7724C" w:rsidDel="00E12F2E" w:rsidRDefault="00A7724C">
          <w:pPr>
            <w:pStyle w:val="TOC2"/>
            <w:tabs>
              <w:tab w:val="right" w:leader="dot" w:pos="9350"/>
            </w:tabs>
            <w:rPr>
              <w:del w:id="901" w:author="Rickey, Terry W (TJ) JR CIV USARMY CESAM (USA)" w:date="2026-01-14T12:27:00Z" w16du:dateUtc="2026-01-14T18:27:00Z"/>
              <w:rFonts w:eastAsiaTheme="minorEastAsia"/>
              <w:noProof/>
              <w:sz w:val="24"/>
              <w:szCs w:val="24"/>
            </w:rPr>
          </w:pPr>
          <w:del w:id="90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0089E75C" w14:textId="16517617" w:rsidR="00A7724C" w:rsidDel="00E12F2E" w:rsidRDefault="00A7724C">
          <w:pPr>
            <w:pStyle w:val="TOC2"/>
            <w:tabs>
              <w:tab w:val="right" w:leader="dot" w:pos="9350"/>
            </w:tabs>
            <w:rPr>
              <w:del w:id="903" w:author="Rickey, Terry W (TJ) JR CIV USARMY CESAM (USA)" w:date="2026-01-14T12:27:00Z" w16du:dateUtc="2026-01-14T18:27:00Z"/>
              <w:rFonts w:eastAsiaTheme="minorEastAsia"/>
              <w:noProof/>
              <w:sz w:val="24"/>
              <w:szCs w:val="24"/>
            </w:rPr>
          </w:pPr>
          <w:del w:id="90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57D62A7" w14:textId="706E9E8F" w:rsidR="00A7724C" w:rsidDel="00E12F2E" w:rsidRDefault="00A7724C">
          <w:pPr>
            <w:pStyle w:val="TOC2"/>
            <w:tabs>
              <w:tab w:val="right" w:leader="dot" w:pos="9350"/>
            </w:tabs>
            <w:rPr>
              <w:del w:id="905" w:author="Rickey, Terry W (TJ) JR CIV USARMY CESAM (USA)" w:date="2026-01-14T12:27:00Z" w16du:dateUtc="2026-01-14T18:27:00Z"/>
              <w:rFonts w:eastAsiaTheme="minorEastAsia"/>
              <w:noProof/>
              <w:sz w:val="24"/>
              <w:szCs w:val="24"/>
            </w:rPr>
          </w:pPr>
          <w:del w:id="90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63E7D47" w14:textId="5740F829" w:rsidR="00A7724C" w:rsidDel="00E12F2E" w:rsidRDefault="00A7724C">
          <w:pPr>
            <w:pStyle w:val="TOC2"/>
            <w:tabs>
              <w:tab w:val="right" w:leader="dot" w:pos="9350"/>
            </w:tabs>
            <w:rPr>
              <w:del w:id="907" w:author="Rickey, Terry W (TJ) JR CIV USARMY CESAM (USA)" w:date="2026-01-14T12:27:00Z" w16du:dateUtc="2026-01-14T18:27:00Z"/>
              <w:rFonts w:eastAsiaTheme="minorEastAsia"/>
              <w:noProof/>
              <w:sz w:val="24"/>
              <w:szCs w:val="24"/>
            </w:rPr>
          </w:pPr>
          <w:del w:id="908" w:author="Rickey, Terry W (TJ) JR CIV USARMY CESAM (USA)" w:date="2026-01-14T12:27:00Z" w16du:dateUtc="2026-01-14T18:27:00Z">
            <w:r w:rsidRPr="00E12F2E" w:rsidDel="00E12F2E">
              <w:rPr>
                <w:rStyle w:val="Hyperlink"/>
                <w:noProof/>
              </w:rPr>
              <w:delText>Striped Bass</w:delText>
            </w:r>
            <w:r w:rsidDel="00E12F2E">
              <w:rPr>
                <w:noProof/>
                <w:webHidden/>
              </w:rPr>
              <w:tab/>
              <w:delText>43</w:delText>
            </w:r>
          </w:del>
        </w:p>
        <w:p w14:paraId="56590594" w14:textId="37AE0408" w:rsidR="00A7724C" w:rsidDel="00E12F2E" w:rsidRDefault="00A7724C">
          <w:pPr>
            <w:pStyle w:val="TOC2"/>
            <w:tabs>
              <w:tab w:val="right" w:leader="dot" w:pos="9350"/>
            </w:tabs>
            <w:rPr>
              <w:del w:id="909" w:author="Rickey, Terry W (TJ) JR CIV USARMY CESAM (USA)" w:date="2026-01-14T12:27:00Z" w16du:dateUtc="2026-01-14T18:27:00Z"/>
              <w:rFonts w:eastAsiaTheme="minorEastAsia"/>
              <w:noProof/>
              <w:sz w:val="24"/>
              <w:szCs w:val="24"/>
            </w:rPr>
          </w:pPr>
          <w:del w:id="91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037D11D" w14:textId="682435E1" w:rsidR="00A7724C" w:rsidDel="00E12F2E" w:rsidRDefault="00A7724C">
          <w:pPr>
            <w:pStyle w:val="TOC2"/>
            <w:tabs>
              <w:tab w:val="right" w:leader="dot" w:pos="9350"/>
            </w:tabs>
            <w:rPr>
              <w:del w:id="911" w:author="Rickey, Terry W (TJ) JR CIV USARMY CESAM (USA)" w:date="2026-01-14T12:27:00Z" w16du:dateUtc="2026-01-14T18:27:00Z"/>
              <w:rFonts w:eastAsiaTheme="minorEastAsia"/>
              <w:noProof/>
              <w:sz w:val="24"/>
              <w:szCs w:val="24"/>
            </w:rPr>
          </w:pPr>
          <w:del w:id="912" w:author="Rickey, Terry W (TJ) JR CIV USARMY CESAM (USA)" w:date="2026-01-14T12:27:00Z" w16du:dateUtc="2026-01-14T18:27:00Z">
            <w:r w:rsidRPr="00E12F2E" w:rsidDel="00E12F2E">
              <w:rPr>
                <w:rStyle w:val="Hyperlink"/>
                <w:noProof/>
              </w:rPr>
              <w:delText>Threadfin Shad</w:delText>
            </w:r>
            <w:r w:rsidDel="00E12F2E">
              <w:rPr>
                <w:noProof/>
                <w:webHidden/>
              </w:rPr>
              <w:tab/>
              <w:delText>43</w:delText>
            </w:r>
          </w:del>
        </w:p>
        <w:p w14:paraId="685E10E9" w14:textId="1503B13E" w:rsidR="00A7724C" w:rsidDel="00E12F2E" w:rsidRDefault="00A7724C">
          <w:pPr>
            <w:pStyle w:val="TOC2"/>
            <w:tabs>
              <w:tab w:val="right" w:leader="dot" w:pos="9350"/>
            </w:tabs>
            <w:rPr>
              <w:del w:id="913" w:author="Rickey, Terry W (TJ) JR CIV USARMY CESAM (USA)" w:date="2026-01-14T12:27:00Z" w16du:dateUtc="2026-01-14T18:27:00Z"/>
              <w:rFonts w:eastAsiaTheme="minorEastAsia"/>
              <w:noProof/>
              <w:sz w:val="24"/>
              <w:szCs w:val="24"/>
            </w:rPr>
          </w:pPr>
          <w:del w:id="91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7BBBB081" w14:textId="01B03366" w:rsidR="00A7724C" w:rsidDel="00E12F2E" w:rsidRDefault="00A7724C">
          <w:pPr>
            <w:pStyle w:val="TOC2"/>
            <w:tabs>
              <w:tab w:val="right" w:leader="dot" w:pos="9350"/>
            </w:tabs>
            <w:rPr>
              <w:del w:id="915" w:author="Rickey, Terry W (TJ) JR CIV USARMY CESAM (USA)" w:date="2026-01-14T12:27:00Z" w16du:dateUtc="2026-01-14T18:27:00Z"/>
              <w:rFonts w:eastAsiaTheme="minorEastAsia"/>
              <w:noProof/>
              <w:sz w:val="24"/>
              <w:szCs w:val="24"/>
            </w:rPr>
          </w:pPr>
          <w:del w:id="91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A6F3A59" w14:textId="25641EFF" w:rsidR="00A7724C" w:rsidDel="00E12F2E" w:rsidRDefault="00A7724C">
          <w:pPr>
            <w:pStyle w:val="TOC2"/>
            <w:tabs>
              <w:tab w:val="right" w:leader="dot" w:pos="9350"/>
            </w:tabs>
            <w:rPr>
              <w:del w:id="917" w:author="Rickey, Terry W (TJ) JR CIV USARMY CESAM (USA)" w:date="2026-01-14T12:27:00Z" w16du:dateUtc="2026-01-14T18:27:00Z"/>
              <w:rFonts w:eastAsiaTheme="minorEastAsia"/>
              <w:noProof/>
              <w:sz w:val="24"/>
              <w:szCs w:val="24"/>
            </w:rPr>
          </w:pPr>
          <w:del w:id="91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81E6157" w14:textId="62FB4B9C" w:rsidR="00A7724C" w:rsidDel="00E12F2E" w:rsidRDefault="00A7724C">
          <w:pPr>
            <w:pStyle w:val="TOC2"/>
            <w:tabs>
              <w:tab w:val="right" w:leader="dot" w:pos="9350"/>
            </w:tabs>
            <w:rPr>
              <w:del w:id="919" w:author="Rickey, Terry W (TJ) JR CIV USARMY CESAM (USA)" w:date="2026-01-14T12:27:00Z" w16du:dateUtc="2026-01-14T18:27:00Z"/>
              <w:rFonts w:eastAsiaTheme="minorEastAsia"/>
              <w:noProof/>
              <w:sz w:val="24"/>
              <w:szCs w:val="24"/>
            </w:rPr>
          </w:pPr>
          <w:del w:id="920" w:author="Rickey, Terry W (TJ) JR CIV USARMY CESAM (USA)" w:date="2026-01-14T12:27:00Z" w16du:dateUtc="2026-01-14T18:27:00Z">
            <w:r w:rsidRPr="00E12F2E" w:rsidDel="00E12F2E">
              <w:rPr>
                <w:rStyle w:val="Hyperlink"/>
                <w:noProof/>
              </w:rPr>
              <w:delText>Warmouth</w:delText>
            </w:r>
            <w:r w:rsidDel="00E12F2E">
              <w:rPr>
                <w:noProof/>
                <w:webHidden/>
              </w:rPr>
              <w:tab/>
              <w:delText>43</w:delText>
            </w:r>
          </w:del>
        </w:p>
        <w:p w14:paraId="50892DDB" w14:textId="338B25D2" w:rsidR="00A7724C" w:rsidDel="00E12F2E" w:rsidRDefault="00A7724C">
          <w:pPr>
            <w:pStyle w:val="TOC2"/>
            <w:tabs>
              <w:tab w:val="right" w:leader="dot" w:pos="9350"/>
            </w:tabs>
            <w:rPr>
              <w:del w:id="921" w:author="Rickey, Terry W (TJ) JR CIV USARMY CESAM (USA)" w:date="2026-01-14T12:27:00Z" w16du:dateUtc="2026-01-14T18:27:00Z"/>
              <w:rFonts w:eastAsiaTheme="minorEastAsia"/>
              <w:noProof/>
              <w:sz w:val="24"/>
              <w:szCs w:val="24"/>
            </w:rPr>
          </w:pPr>
          <w:del w:id="92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9B10FF0" w14:textId="72B3D62B" w:rsidR="00A7724C" w:rsidDel="00E12F2E" w:rsidRDefault="00A7724C">
          <w:pPr>
            <w:pStyle w:val="TOC2"/>
            <w:tabs>
              <w:tab w:val="right" w:leader="dot" w:pos="9350"/>
            </w:tabs>
            <w:rPr>
              <w:del w:id="923" w:author="Rickey, Terry W (TJ) JR CIV USARMY CESAM (USA)" w:date="2026-01-14T12:27:00Z" w16du:dateUtc="2026-01-14T18:27:00Z"/>
              <w:rFonts w:eastAsiaTheme="minorEastAsia"/>
              <w:noProof/>
              <w:sz w:val="24"/>
              <w:szCs w:val="24"/>
            </w:rPr>
          </w:pPr>
          <w:del w:id="924" w:author="Rickey, Terry W (TJ) JR CIV USARMY CESAM (USA)" w:date="2026-01-14T12:27:00Z" w16du:dateUtc="2026-01-14T18:27:00Z">
            <w:r w:rsidRPr="00E12F2E" w:rsidDel="00E12F2E">
              <w:rPr>
                <w:rStyle w:val="Hyperlink"/>
                <w:noProof/>
              </w:rPr>
              <w:delText>Weed Shiner</w:delText>
            </w:r>
            <w:r w:rsidDel="00E12F2E">
              <w:rPr>
                <w:noProof/>
                <w:webHidden/>
              </w:rPr>
              <w:tab/>
              <w:delText>43</w:delText>
            </w:r>
          </w:del>
        </w:p>
        <w:p w14:paraId="58BD3ACF" w14:textId="7C7B1FA3" w:rsidR="00A7724C" w:rsidDel="00E12F2E" w:rsidRDefault="00A7724C">
          <w:pPr>
            <w:pStyle w:val="TOC2"/>
            <w:tabs>
              <w:tab w:val="right" w:leader="dot" w:pos="9350"/>
            </w:tabs>
            <w:rPr>
              <w:del w:id="925" w:author="Rickey, Terry W (TJ) JR CIV USARMY CESAM (USA)" w:date="2026-01-14T12:27:00Z" w16du:dateUtc="2026-01-14T18:27:00Z"/>
              <w:rFonts w:eastAsiaTheme="minorEastAsia"/>
              <w:noProof/>
              <w:sz w:val="24"/>
              <w:szCs w:val="24"/>
            </w:rPr>
          </w:pPr>
          <w:del w:id="92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E86021F" w14:textId="5F1F5129" w:rsidR="00A7724C" w:rsidDel="00E12F2E" w:rsidRDefault="00A7724C">
          <w:pPr>
            <w:pStyle w:val="TOC2"/>
            <w:tabs>
              <w:tab w:val="right" w:leader="dot" w:pos="9350"/>
            </w:tabs>
            <w:rPr>
              <w:del w:id="927" w:author="Rickey, Terry W (TJ) JR CIV USARMY CESAM (USA)" w:date="2026-01-14T12:27:00Z" w16du:dateUtc="2026-01-14T18:27:00Z"/>
              <w:rFonts w:eastAsiaTheme="minorEastAsia"/>
              <w:noProof/>
              <w:sz w:val="24"/>
              <w:szCs w:val="24"/>
            </w:rPr>
          </w:pPr>
          <w:del w:id="928" w:author="Rickey, Terry W (TJ) JR CIV USARMY CESAM (USA)" w:date="2026-01-14T12:27:00Z" w16du:dateUtc="2026-01-14T18:27:00Z">
            <w:r w:rsidRPr="00E12F2E" w:rsidDel="00E12F2E">
              <w:rPr>
                <w:rStyle w:val="Hyperlink"/>
                <w:noProof/>
              </w:rPr>
              <w:delText>White Bass</w:delText>
            </w:r>
            <w:r w:rsidDel="00E12F2E">
              <w:rPr>
                <w:noProof/>
                <w:webHidden/>
              </w:rPr>
              <w:tab/>
              <w:delText>43</w:delText>
            </w:r>
          </w:del>
        </w:p>
        <w:p w14:paraId="260C40D2" w14:textId="1D49D3C6" w:rsidR="00A7724C" w:rsidDel="00E12F2E" w:rsidRDefault="00A7724C">
          <w:pPr>
            <w:pStyle w:val="TOC2"/>
            <w:tabs>
              <w:tab w:val="right" w:leader="dot" w:pos="9350"/>
            </w:tabs>
            <w:rPr>
              <w:del w:id="929" w:author="Rickey, Terry W (TJ) JR CIV USARMY CESAM (USA)" w:date="2026-01-14T12:27:00Z" w16du:dateUtc="2026-01-14T18:27:00Z"/>
              <w:rFonts w:eastAsiaTheme="minorEastAsia"/>
              <w:noProof/>
              <w:sz w:val="24"/>
              <w:szCs w:val="24"/>
            </w:rPr>
          </w:pPr>
          <w:del w:id="93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F1F7EF2" w14:textId="5D66A48E" w:rsidR="00A7724C" w:rsidDel="00E12F2E" w:rsidRDefault="00A7724C">
          <w:pPr>
            <w:pStyle w:val="TOC2"/>
            <w:tabs>
              <w:tab w:val="right" w:leader="dot" w:pos="9350"/>
            </w:tabs>
            <w:rPr>
              <w:del w:id="931" w:author="Rickey, Terry W (TJ) JR CIV USARMY CESAM (USA)" w:date="2026-01-14T12:27:00Z" w16du:dateUtc="2026-01-14T18:27:00Z"/>
              <w:rFonts w:eastAsiaTheme="minorEastAsia"/>
              <w:noProof/>
              <w:sz w:val="24"/>
              <w:szCs w:val="24"/>
            </w:rPr>
          </w:pPr>
          <w:del w:id="932"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3655EEC5" w14:textId="7A78C18C" w:rsidR="00A7724C" w:rsidDel="00E12F2E" w:rsidRDefault="00A7724C">
          <w:pPr>
            <w:pStyle w:val="TOC2"/>
            <w:tabs>
              <w:tab w:val="right" w:leader="dot" w:pos="9350"/>
            </w:tabs>
            <w:rPr>
              <w:del w:id="933" w:author="Rickey, Terry W (TJ) JR CIV USARMY CESAM (USA)" w:date="2026-01-14T12:27:00Z" w16du:dateUtc="2026-01-14T18:27:00Z"/>
              <w:rFonts w:eastAsiaTheme="minorEastAsia"/>
              <w:noProof/>
              <w:sz w:val="24"/>
              <w:szCs w:val="24"/>
            </w:rPr>
          </w:pPr>
          <w:del w:id="934" w:author="Rickey, Terry W (TJ) JR CIV USARMY CESAM (USA)" w:date="2026-01-14T12:27:00Z" w16du:dateUtc="2026-01-14T18:27:00Z">
            <w:r w:rsidRPr="00E12F2E" w:rsidDel="00E12F2E">
              <w:rPr>
                <w:rStyle w:val="Hyperlink"/>
                <w:noProof/>
              </w:rPr>
              <w:delText>White Crappie</w:delText>
            </w:r>
            <w:r w:rsidDel="00E12F2E">
              <w:rPr>
                <w:noProof/>
                <w:webHidden/>
              </w:rPr>
              <w:tab/>
              <w:delText>43</w:delText>
            </w:r>
          </w:del>
        </w:p>
        <w:p w14:paraId="19B5C1C7" w14:textId="218E3398" w:rsidR="00A7724C" w:rsidDel="00E12F2E" w:rsidRDefault="00A7724C">
          <w:pPr>
            <w:pStyle w:val="TOC2"/>
            <w:tabs>
              <w:tab w:val="right" w:leader="dot" w:pos="9350"/>
            </w:tabs>
            <w:rPr>
              <w:del w:id="935" w:author="Rickey, Terry W (TJ) JR CIV USARMY CESAM (USA)" w:date="2026-01-14T12:27:00Z" w16du:dateUtc="2026-01-14T18:27:00Z"/>
              <w:rFonts w:eastAsiaTheme="minorEastAsia"/>
              <w:noProof/>
              <w:sz w:val="24"/>
              <w:szCs w:val="24"/>
            </w:rPr>
          </w:pPr>
          <w:del w:id="93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6CD7AA56" w14:textId="6C742314" w:rsidR="00A7724C" w:rsidDel="00E12F2E" w:rsidRDefault="00A7724C">
          <w:pPr>
            <w:pStyle w:val="TOC2"/>
            <w:tabs>
              <w:tab w:val="right" w:leader="dot" w:pos="9350"/>
            </w:tabs>
            <w:rPr>
              <w:del w:id="937" w:author="Rickey, Terry W (TJ) JR CIV USARMY CESAM (USA)" w:date="2026-01-14T12:27:00Z" w16du:dateUtc="2026-01-14T18:27:00Z"/>
              <w:rFonts w:eastAsiaTheme="minorEastAsia"/>
              <w:noProof/>
              <w:sz w:val="24"/>
              <w:szCs w:val="24"/>
            </w:rPr>
          </w:pPr>
          <w:del w:id="938"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28AE842E" w14:textId="1469918A" w:rsidR="00A7724C" w:rsidDel="00E12F2E" w:rsidRDefault="00A7724C">
          <w:pPr>
            <w:pStyle w:val="TOC2"/>
            <w:tabs>
              <w:tab w:val="right" w:leader="dot" w:pos="9350"/>
            </w:tabs>
            <w:rPr>
              <w:del w:id="939" w:author="Rickey, Terry W (TJ) JR CIV USARMY CESAM (USA)" w:date="2026-01-14T12:27:00Z" w16du:dateUtc="2026-01-14T18:27:00Z"/>
              <w:rFonts w:eastAsiaTheme="minorEastAsia"/>
              <w:noProof/>
              <w:sz w:val="24"/>
              <w:szCs w:val="24"/>
            </w:rPr>
          </w:pPr>
          <w:del w:id="940"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43</w:delText>
            </w:r>
          </w:del>
        </w:p>
        <w:p w14:paraId="4A119195" w14:textId="088B2F9D" w:rsidR="00A7724C" w:rsidDel="00E12F2E" w:rsidRDefault="00A7724C">
          <w:pPr>
            <w:pStyle w:val="TOC2"/>
            <w:tabs>
              <w:tab w:val="right" w:leader="dot" w:pos="9350"/>
            </w:tabs>
            <w:rPr>
              <w:del w:id="941" w:author="Rickey, Terry W (TJ) JR CIV USARMY CESAM (USA)" w:date="2026-01-14T12:27:00Z" w16du:dateUtc="2026-01-14T18:27:00Z"/>
              <w:rFonts w:eastAsiaTheme="minorEastAsia"/>
              <w:noProof/>
              <w:sz w:val="24"/>
              <w:szCs w:val="24"/>
            </w:rPr>
          </w:pPr>
          <w:del w:id="942" w:author="Rickey, Terry W (TJ) JR CIV USARMY CESAM (USA)" w:date="2026-01-14T12:27:00Z" w16du:dateUtc="2026-01-14T18:27:00Z">
            <w:r w:rsidRPr="00E12F2E" w:rsidDel="00E12F2E">
              <w:rPr>
                <w:rStyle w:val="Hyperlink"/>
                <w:noProof/>
              </w:rPr>
              <w:delText>Wiper Bass</w:delText>
            </w:r>
            <w:r w:rsidDel="00E12F2E">
              <w:rPr>
                <w:noProof/>
                <w:webHidden/>
              </w:rPr>
              <w:tab/>
              <w:delText>44</w:delText>
            </w:r>
          </w:del>
        </w:p>
        <w:p w14:paraId="1F0AD5CD" w14:textId="592D5313" w:rsidR="00A7724C" w:rsidDel="00E12F2E" w:rsidRDefault="00A7724C">
          <w:pPr>
            <w:pStyle w:val="TOC2"/>
            <w:tabs>
              <w:tab w:val="right" w:leader="dot" w:pos="9350"/>
            </w:tabs>
            <w:rPr>
              <w:del w:id="943" w:author="Rickey, Terry W (TJ) JR CIV USARMY CESAM (USA)" w:date="2026-01-14T12:27:00Z" w16du:dateUtc="2026-01-14T18:27:00Z"/>
              <w:rFonts w:eastAsiaTheme="minorEastAsia"/>
              <w:noProof/>
              <w:sz w:val="24"/>
              <w:szCs w:val="24"/>
            </w:rPr>
          </w:pPr>
          <w:del w:id="944"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44</w:delText>
            </w:r>
          </w:del>
        </w:p>
        <w:p w14:paraId="7DB8D6B0" w14:textId="1CEA0CD5" w:rsidR="00A7724C" w:rsidDel="00E12F2E" w:rsidRDefault="00A7724C">
          <w:pPr>
            <w:pStyle w:val="TOC2"/>
            <w:tabs>
              <w:tab w:val="right" w:leader="dot" w:pos="9350"/>
            </w:tabs>
            <w:rPr>
              <w:del w:id="945" w:author="Rickey, Terry W (TJ) JR CIV USARMY CESAM (USA)" w:date="2026-01-14T12:27:00Z" w16du:dateUtc="2026-01-14T18:27:00Z"/>
              <w:rFonts w:eastAsiaTheme="minorEastAsia"/>
              <w:noProof/>
              <w:sz w:val="24"/>
              <w:szCs w:val="24"/>
            </w:rPr>
          </w:pPr>
          <w:del w:id="946" w:author="Rickey, Terry W (TJ) JR CIV USARMY CESAM (USA)" w:date="2026-01-14T12:27:00Z" w16du:dateUtc="2026-01-14T18:27:00Z">
            <w:r w:rsidRPr="00E12F2E" w:rsidDel="00E12F2E">
              <w:rPr>
                <w:rStyle w:val="Hyperlink"/>
                <w:rFonts w:ascii="Segoe UI Symbol" w:hAnsi="Segoe UI Symbol" w:cs="Segoe UI Symbol"/>
                <w:noProof/>
              </w:rPr>
              <w:delText>✓</w:delText>
            </w:r>
            <w:r w:rsidDel="00E12F2E">
              <w:rPr>
                <w:noProof/>
                <w:webHidden/>
              </w:rPr>
              <w:tab/>
              <w:delText>44</w:delText>
            </w:r>
          </w:del>
        </w:p>
        <w:p w14:paraId="37110723" w14:textId="7F495EE5" w:rsidR="00A7724C" w:rsidDel="00E12F2E" w:rsidRDefault="00A7724C">
          <w:pPr>
            <w:pStyle w:val="TOC2"/>
            <w:tabs>
              <w:tab w:val="right" w:leader="dot" w:pos="9350"/>
            </w:tabs>
            <w:rPr>
              <w:del w:id="947" w:author="Rickey, Terry W (TJ) JR CIV USARMY CESAM (USA)" w:date="2026-01-14T12:27:00Z" w16du:dateUtc="2026-01-14T18:27:00Z"/>
              <w:rFonts w:eastAsiaTheme="minorEastAsia"/>
              <w:noProof/>
              <w:sz w:val="24"/>
              <w:szCs w:val="24"/>
            </w:rPr>
          </w:pPr>
          <w:del w:id="948" w:author="Rickey, Terry W (TJ) JR CIV USARMY CESAM (USA)" w:date="2026-01-14T12:27:00Z" w16du:dateUtc="2026-01-14T18:27:00Z">
            <w:r w:rsidRPr="00E12F2E" w:rsidDel="00E12F2E">
              <w:rPr>
                <w:rStyle w:val="Hyperlink"/>
                <w:noProof/>
              </w:rPr>
              <w:delText>Total Fish Species (S)</w:delText>
            </w:r>
            <w:r w:rsidDel="00E12F2E">
              <w:rPr>
                <w:noProof/>
                <w:webHidden/>
              </w:rPr>
              <w:tab/>
              <w:delText>44</w:delText>
            </w:r>
          </w:del>
        </w:p>
        <w:p w14:paraId="234BA475" w14:textId="6A09926D" w:rsidR="00A7724C" w:rsidDel="00E12F2E" w:rsidRDefault="00A7724C">
          <w:pPr>
            <w:pStyle w:val="TOC2"/>
            <w:tabs>
              <w:tab w:val="right" w:leader="dot" w:pos="9350"/>
            </w:tabs>
            <w:rPr>
              <w:del w:id="949" w:author="Rickey, Terry W (TJ) JR CIV USARMY CESAM (USA)" w:date="2026-01-14T12:27:00Z" w16du:dateUtc="2026-01-14T18:27:00Z"/>
              <w:rFonts w:eastAsiaTheme="minorEastAsia"/>
              <w:noProof/>
              <w:sz w:val="24"/>
              <w:szCs w:val="24"/>
            </w:rPr>
          </w:pPr>
          <w:del w:id="950" w:author="Rickey, Terry W (TJ) JR CIV USARMY CESAM (USA)" w:date="2026-01-14T12:27:00Z" w16du:dateUtc="2026-01-14T18:27:00Z">
            <w:r w:rsidRPr="00E12F2E" w:rsidDel="00E12F2E">
              <w:rPr>
                <w:rStyle w:val="Hyperlink"/>
                <w:noProof/>
              </w:rPr>
              <w:delText>40</w:delText>
            </w:r>
            <w:r w:rsidDel="00E12F2E">
              <w:rPr>
                <w:noProof/>
                <w:webHidden/>
              </w:rPr>
              <w:tab/>
              <w:delText>44</w:delText>
            </w:r>
          </w:del>
        </w:p>
        <w:p w14:paraId="27F0CEB5" w14:textId="512DADB1" w:rsidR="00A7724C" w:rsidDel="00E12F2E" w:rsidRDefault="00A7724C">
          <w:pPr>
            <w:pStyle w:val="TOC2"/>
            <w:tabs>
              <w:tab w:val="right" w:leader="dot" w:pos="9350"/>
            </w:tabs>
            <w:rPr>
              <w:del w:id="951" w:author="Rickey, Terry W (TJ) JR CIV USARMY CESAM (USA)" w:date="2026-01-14T12:27:00Z" w16du:dateUtc="2026-01-14T18:27:00Z"/>
              <w:rFonts w:eastAsiaTheme="minorEastAsia"/>
              <w:noProof/>
              <w:sz w:val="24"/>
              <w:szCs w:val="24"/>
            </w:rPr>
          </w:pPr>
          <w:del w:id="952" w:author="Rickey, Terry W (TJ) JR CIV USARMY CESAM (USA)" w:date="2026-01-14T12:27:00Z" w16du:dateUtc="2026-01-14T18:27:00Z">
            <w:r w:rsidRPr="00E12F2E" w:rsidDel="00E12F2E">
              <w:rPr>
                <w:rStyle w:val="Hyperlink"/>
                <w:noProof/>
              </w:rPr>
              <w:delText>35</w:delText>
            </w:r>
            <w:r w:rsidDel="00E12F2E">
              <w:rPr>
                <w:noProof/>
                <w:webHidden/>
              </w:rPr>
              <w:tab/>
              <w:delText>44</w:delText>
            </w:r>
          </w:del>
        </w:p>
        <w:p w14:paraId="5C36C40D" w14:textId="70C42838" w:rsidR="00A7724C" w:rsidDel="00E12F2E" w:rsidRDefault="00A7724C">
          <w:pPr>
            <w:pStyle w:val="TOC2"/>
            <w:tabs>
              <w:tab w:val="right" w:leader="dot" w:pos="9350"/>
            </w:tabs>
            <w:rPr>
              <w:del w:id="953" w:author="Rickey, Terry W (TJ) JR CIV USARMY CESAM (USA)" w:date="2026-01-14T12:27:00Z" w16du:dateUtc="2026-01-14T18:27:00Z"/>
              <w:rFonts w:eastAsiaTheme="minorEastAsia"/>
              <w:noProof/>
              <w:sz w:val="24"/>
              <w:szCs w:val="24"/>
            </w:rPr>
          </w:pPr>
          <w:del w:id="954" w:author="Rickey, Terry W (TJ) JR CIV USARMY CESAM (USA)" w:date="2026-01-14T12:27:00Z" w16du:dateUtc="2026-01-14T18:27:00Z">
            <w:r w:rsidRPr="00E12F2E" w:rsidDel="00E12F2E">
              <w:rPr>
                <w:rStyle w:val="Hyperlink"/>
                <w:noProof/>
              </w:rPr>
              <w:delText>21</w:delText>
            </w:r>
            <w:r w:rsidDel="00E12F2E">
              <w:rPr>
                <w:noProof/>
                <w:webHidden/>
              </w:rPr>
              <w:tab/>
              <w:delText>44</w:delText>
            </w:r>
          </w:del>
        </w:p>
        <w:p w14:paraId="5218F6C8" w14:textId="494F01C2" w:rsidR="00A7724C" w:rsidRDefault="00A7724C">
          <w:pPr>
            <w:rPr>
              <w:ins w:id="955" w:author="Rickey, Terry W (TJ) JR CIV USARMY CESAM (USA)" w:date="2026-01-14T12:26:00Z" w16du:dateUtc="2026-01-14T18:26:00Z"/>
            </w:rPr>
          </w:pPr>
          <w:ins w:id="956" w:author="Rickey, Terry W (TJ) JR CIV USARMY CESAM (USA)" w:date="2026-01-14T12:26:00Z" w16du:dateUtc="2026-01-14T18:26:00Z">
            <w:r>
              <w:rPr>
                <w:b/>
                <w:bCs/>
                <w:noProof/>
              </w:rPr>
              <w:fldChar w:fldCharType="end"/>
            </w:r>
          </w:ins>
        </w:p>
        <w:customXmlInsRangeStart w:id="957" w:author="Rickey, Terry W (TJ) JR CIV USARMY CESAM (USA)" w:date="2026-01-14T12:26:00Z"/>
      </w:sdtContent>
    </w:sdt>
    <w:customXmlInsRangeEnd w:id="957"/>
    <w:p w14:paraId="7662B381" w14:textId="64D896F2" w:rsidR="00E729D4" w:rsidRDefault="00E729D4">
      <w:pPr>
        <w:pStyle w:val="TableofFigures"/>
        <w:tabs>
          <w:tab w:val="right" w:leader="dot" w:pos="9350"/>
        </w:tabs>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 xml:space="preserve">Table of Figure </w:t>
      </w:r>
    </w:p>
    <w:p w14:paraId="276615D1" w14:textId="61F9F9BE" w:rsidR="00D417A3" w:rsidRDefault="00E729D4">
      <w:pPr>
        <w:pStyle w:val="TableofFigures"/>
        <w:tabs>
          <w:tab w:val="right" w:leader="dot" w:pos="9350"/>
        </w:tabs>
        <w:rPr>
          <w:ins w:id="958" w:author="Rickey, Terry W (TJ) JR CIV USARMY CESAM (USA)" w:date="2026-01-14T12:37:00Z" w16du:dateUtc="2026-01-14T18:37:00Z"/>
          <w:rFonts w:eastAsiaTheme="minorEastAsia"/>
          <w:noProof/>
          <w:sz w:val="24"/>
          <w:szCs w:val="24"/>
        </w:rPr>
      </w:pPr>
      <w:r>
        <w:rPr>
          <w:rFonts w:asciiTheme="majorHAnsi" w:eastAsiaTheme="majorEastAsia" w:hAnsiTheme="majorHAnsi" w:cstheme="majorBidi"/>
          <w:color w:val="2F5496" w:themeColor="accent1" w:themeShade="BF"/>
          <w:sz w:val="32"/>
          <w:szCs w:val="32"/>
        </w:rPr>
        <w:fldChar w:fldCharType="begin"/>
      </w:r>
      <w:r>
        <w:rPr>
          <w:rFonts w:asciiTheme="majorHAnsi" w:eastAsiaTheme="majorEastAsia" w:hAnsiTheme="majorHAnsi" w:cstheme="majorBidi"/>
          <w:color w:val="2F5496" w:themeColor="accent1" w:themeShade="BF"/>
          <w:sz w:val="32"/>
          <w:szCs w:val="32"/>
        </w:rPr>
        <w:instrText xml:space="preserve"> TOC \h \z \c "Figure" </w:instrText>
      </w:r>
      <w:r>
        <w:rPr>
          <w:rFonts w:asciiTheme="majorHAnsi" w:eastAsiaTheme="majorEastAsia" w:hAnsiTheme="majorHAnsi" w:cstheme="majorBidi"/>
          <w:color w:val="2F5496" w:themeColor="accent1" w:themeShade="BF"/>
          <w:sz w:val="32"/>
          <w:szCs w:val="32"/>
        </w:rPr>
        <w:fldChar w:fldCharType="separate"/>
      </w:r>
      <w:ins w:id="959" w:author="Rickey, Terry W (TJ) JR CIV USARMY CESAM (USA)" w:date="2026-01-14T12:37:00Z" w16du:dateUtc="2026-01-14T18:37:00Z">
        <w:r w:rsidR="00D417A3" w:rsidRPr="00FD288B">
          <w:rPr>
            <w:rStyle w:val="Hyperlink"/>
            <w:noProof/>
          </w:rPr>
          <w:fldChar w:fldCharType="begin"/>
        </w:r>
        <w:r w:rsidR="00D417A3" w:rsidRPr="00FD288B">
          <w:rPr>
            <w:rStyle w:val="Hyperlink"/>
            <w:noProof/>
          </w:rPr>
          <w:instrText xml:space="preserve"> </w:instrText>
        </w:r>
        <w:r w:rsidR="00D417A3">
          <w:rPr>
            <w:noProof/>
          </w:rPr>
          <w:instrText>HYPERLINK \l "_Toc219287616"</w:instrText>
        </w:r>
        <w:r w:rsidR="00D417A3" w:rsidRPr="00FD288B">
          <w:rPr>
            <w:rStyle w:val="Hyperlink"/>
            <w:noProof/>
          </w:rPr>
          <w:instrText xml:space="preserve"> </w:instrText>
        </w:r>
        <w:r w:rsidR="00D417A3" w:rsidRPr="00FD288B">
          <w:rPr>
            <w:rStyle w:val="Hyperlink"/>
            <w:noProof/>
          </w:rPr>
        </w:r>
        <w:r w:rsidR="00D417A3" w:rsidRPr="00FD288B">
          <w:rPr>
            <w:rStyle w:val="Hyperlink"/>
            <w:noProof/>
          </w:rPr>
          <w:fldChar w:fldCharType="separate"/>
        </w:r>
        <w:r w:rsidR="00D417A3" w:rsidRPr="00FD288B">
          <w:rPr>
            <w:rStyle w:val="Hyperlink"/>
            <w:noProof/>
          </w:rPr>
          <w:t>Figure 1:  Conceptual project development schedule for the Alabama River Lockage Study. The project follows a phased approach, beginning with a Baseline Assessment (FY23), followed by Experimental Lockages (FY24-25) to test passage solutions, and culminating in Integration (FY26) where successful findings are incorporated into updated District Standard Operating Procedures (SOPs).</w:t>
        </w:r>
        <w:r w:rsidR="00D417A3">
          <w:rPr>
            <w:noProof/>
            <w:webHidden/>
          </w:rPr>
          <w:tab/>
        </w:r>
        <w:r w:rsidR="00D417A3">
          <w:rPr>
            <w:noProof/>
            <w:webHidden/>
          </w:rPr>
          <w:fldChar w:fldCharType="begin"/>
        </w:r>
        <w:r w:rsidR="00D417A3">
          <w:rPr>
            <w:noProof/>
            <w:webHidden/>
          </w:rPr>
          <w:instrText xml:space="preserve"> PAGEREF _Toc219287616 \h </w:instrText>
        </w:r>
      </w:ins>
      <w:r w:rsidR="00D417A3">
        <w:rPr>
          <w:noProof/>
          <w:webHidden/>
        </w:rPr>
      </w:r>
      <w:ins w:id="960" w:author="Rickey, Terry W (TJ) JR CIV USARMY CESAM (USA)" w:date="2026-01-14T12:37:00Z" w16du:dateUtc="2026-01-14T18:37:00Z">
        <w:r w:rsidR="00D417A3">
          <w:rPr>
            <w:noProof/>
            <w:webHidden/>
          </w:rPr>
          <w:fldChar w:fldCharType="separate"/>
        </w:r>
        <w:r w:rsidR="00D417A3">
          <w:rPr>
            <w:noProof/>
            <w:webHidden/>
          </w:rPr>
          <w:t>9</w:t>
        </w:r>
        <w:r w:rsidR="00D417A3">
          <w:rPr>
            <w:noProof/>
            <w:webHidden/>
          </w:rPr>
          <w:fldChar w:fldCharType="end"/>
        </w:r>
        <w:r w:rsidR="00D417A3" w:rsidRPr="00FD288B">
          <w:rPr>
            <w:rStyle w:val="Hyperlink"/>
            <w:noProof/>
          </w:rPr>
          <w:fldChar w:fldCharType="end"/>
        </w:r>
      </w:ins>
    </w:p>
    <w:p w14:paraId="125FB6BD" w14:textId="600B31B3" w:rsidR="00D417A3" w:rsidRDefault="00D417A3">
      <w:pPr>
        <w:pStyle w:val="TableofFigures"/>
        <w:tabs>
          <w:tab w:val="right" w:leader="dot" w:pos="9350"/>
        </w:tabs>
        <w:rPr>
          <w:ins w:id="961" w:author="Rickey, Terry W (TJ) JR CIV USARMY CESAM (USA)" w:date="2026-01-14T12:37:00Z" w16du:dateUtc="2026-01-14T18:37:00Z"/>
          <w:rFonts w:eastAsiaTheme="minorEastAsia"/>
          <w:noProof/>
          <w:sz w:val="24"/>
          <w:szCs w:val="24"/>
        </w:rPr>
      </w:pPr>
      <w:ins w:id="962"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"_Toc219287617"</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2: ADEM Biologist with fish captured during electrofishing efforts in June of 2023, USACE.</w:t>
        </w:r>
        <w:r>
          <w:rPr>
            <w:noProof/>
            <w:webHidden/>
          </w:rPr>
          <w:tab/>
        </w:r>
        <w:r>
          <w:rPr>
            <w:noProof/>
            <w:webHidden/>
          </w:rPr>
          <w:fldChar w:fldCharType="begin"/>
        </w:r>
        <w:r>
          <w:rPr>
            <w:noProof/>
            <w:webHidden/>
          </w:rPr>
          <w:instrText xml:space="preserve"> PAGEREF _Toc219287617 \h </w:instrText>
        </w:r>
      </w:ins>
      <w:r>
        <w:rPr>
          <w:noProof/>
          <w:webHidden/>
        </w:rPr>
      </w:r>
      <w:ins w:id="963" w:author="Rickey, Terry W (TJ) JR CIV USARMY CESAM (USA)" w:date="2026-01-14T12:37:00Z" w16du:dateUtc="2026-01-14T18:37:00Z">
        <w:r>
          <w:rPr>
            <w:noProof/>
            <w:webHidden/>
          </w:rPr>
          <w:fldChar w:fldCharType="separate"/>
        </w:r>
        <w:r>
          <w:rPr>
            <w:noProof/>
            <w:webHidden/>
          </w:rPr>
          <w:t>12</w:t>
        </w:r>
        <w:r>
          <w:rPr>
            <w:noProof/>
            <w:webHidden/>
          </w:rPr>
          <w:fldChar w:fldCharType="end"/>
        </w:r>
        <w:r w:rsidRPr="00FD288B">
          <w:rPr>
            <w:rStyle w:val="Hyperlink"/>
            <w:noProof/>
          </w:rPr>
          <w:fldChar w:fldCharType="end"/>
        </w:r>
      </w:ins>
    </w:p>
    <w:p w14:paraId="7CF232E5" w14:textId="1B3ABB9A" w:rsidR="00D417A3" w:rsidRDefault="00D417A3">
      <w:pPr>
        <w:pStyle w:val="TableofFigures"/>
        <w:tabs>
          <w:tab w:val="right" w:leader="dot" w:pos="9350"/>
        </w:tabs>
        <w:rPr>
          <w:ins w:id="964" w:author="Rickey, Terry W (TJ) JR CIV USARMY CESAM (USA)" w:date="2026-01-14T12:37:00Z" w16du:dateUtc="2026-01-14T18:37:00Z"/>
          <w:rFonts w:eastAsiaTheme="minorEastAsia"/>
          <w:noProof/>
          <w:sz w:val="24"/>
          <w:szCs w:val="24"/>
        </w:rPr>
      </w:pPr>
      <w:ins w:id="965"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"_Toc219287618"</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3: Sites sampled by electrofishing in FY 23.</w:t>
        </w:r>
        <w:r>
          <w:rPr>
            <w:noProof/>
            <w:webHidden/>
          </w:rPr>
          <w:tab/>
        </w:r>
        <w:r>
          <w:rPr>
            <w:noProof/>
            <w:webHidden/>
          </w:rPr>
          <w:fldChar w:fldCharType="begin"/>
        </w:r>
        <w:r>
          <w:rPr>
            <w:noProof/>
            <w:webHidden/>
          </w:rPr>
          <w:instrText xml:space="preserve"> PAGEREF _Toc219287618 \h </w:instrText>
        </w:r>
      </w:ins>
      <w:r>
        <w:rPr>
          <w:noProof/>
          <w:webHidden/>
        </w:rPr>
      </w:r>
      <w:ins w:id="966" w:author="Rickey, Terry W (TJ) JR CIV USARMY CESAM (USA)" w:date="2026-01-14T12:37:00Z" w16du:dateUtc="2026-01-14T18:37:00Z">
        <w:r>
          <w:rPr>
            <w:noProof/>
            <w:webHidden/>
          </w:rPr>
          <w:fldChar w:fldCharType="separate"/>
        </w:r>
        <w:r>
          <w:rPr>
            <w:noProof/>
            <w:webHidden/>
          </w:rPr>
          <w:t>13</w:t>
        </w:r>
        <w:r>
          <w:rPr>
            <w:noProof/>
            <w:webHidden/>
          </w:rPr>
          <w:fldChar w:fldCharType="end"/>
        </w:r>
        <w:r w:rsidRPr="00FD288B">
          <w:rPr>
            <w:rStyle w:val="Hyperlink"/>
            <w:noProof/>
          </w:rPr>
          <w:fldChar w:fldCharType="end"/>
        </w:r>
      </w:ins>
    </w:p>
    <w:p w14:paraId="72976AE8" w14:textId="0AD4A7C3" w:rsidR="00D417A3" w:rsidRDefault="00D417A3">
      <w:pPr>
        <w:pStyle w:val="TableofFigures"/>
        <w:tabs>
          <w:tab w:val="right" w:leader="dot" w:pos="9350"/>
        </w:tabs>
        <w:rPr>
          <w:ins w:id="967" w:author="Rickey, Terry W (TJ) JR CIV USARMY CESAM (USA)" w:date="2026-01-14T12:37:00Z" w16du:dateUtc="2026-01-14T18:37:00Z"/>
          <w:rFonts w:eastAsiaTheme="minorEastAsia"/>
          <w:noProof/>
          <w:sz w:val="24"/>
          <w:szCs w:val="24"/>
        </w:rPr>
      </w:pPr>
      <w:ins w:id="968"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"_Toc219287619"</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3: TNC, ADEM, and GSA biologist conduction beach seining in the Fall of 2023, TNC.</w:t>
        </w:r>
        <w:r>
          <w:rPr>
            <w:noProof/>
            <w:webHidden/>
          </w:rPr>
          <w:tab/>
        </w:r>
        <w:r>
          <w:rPr>
            <w:noProof/>
            <w:webHidden/>
          </w:rPr>
          <w:fldChar w:fldCharType="begin"/>
        </w:r>
        <w:r>
          <w:rPr>
            <w:noProof/>
            <w:webHidden/>
          </w:rPr>
          <w:instrText xml:space="preserve"> PAGEREF _Toc219287619 \h </w:instrText>
        </w:r>
      </w:ins>
      <w:r>
        <w:rPr>
          <w:noProof/>
          <w:webHidden/>
        </w:rPr>
      </w:r>
      <w:ins w:id="969" w:author="Rickey, Terry W (TJ) JR CIV USARMY CESAM (USA)" w:date="2026-01-14T12:37:00Z" w16du:dateUtc="2026-01-14T18:37:00Z">
        <w:r>
          <w:rPr>
            <w:noProof/>
            <w:webHidden/>
          </w:rPr>
          <w:fldChar w:fldCharType="separate"/>
        </w:r>
        <w:r>
          <w:rPr>
            <w:noProof/>
            <w:webHidden/>
          </w:rPr>
          <w:t>14</w:t>
        </w:r>
        <w:r>
          <w:rPr>
            <w:noProof/>
            <w:webHidden/>
          </w:rPr>
          <w:fldChar w:fldCharType="end"/>
        </w:r>
        <w:r w:rsidRPr="00FD288B">
          <w:rPr>
            <w:rStyle w:val="Hyperlink"/>
            <w:noProof/>
          </w:rPr>
          <w:fldChar w:fldCharType="end"/>
        </w:r>
      </w:ins>
    </w:p>
    <w:p w14:paraId="35ED3FE4" w14:textId="4A3C4001" w:rsidR="00D417A3" w:rsidRDefault="00D417A3">
      <w:pPr>
        <w:pStyle w:val="TableofFigures"/>
        <w:tabs>
          <w:tab w:val="right" w:leader="dot" w:pos="9350"/>
        </w:tabs>
        <w:rPr>
          <w:ins w:id="970" w:author="Rickey, Terry W (TJ) JR CIV USARMY CESAM (USA)" w:date="2026-01-14T12:37:00Z" w16du:dateUtc="2026-01-14T18:37:00Z"/>
          <w:rFonts w:eastAsiaTheme="minorEastAsia"/>
          <w:noProof/>
          <w:sz w:val="24"/>
          <w:szCs w:val="24"/>
        </w:rPr>
      </w:pPr>
      <w:ins w:id="971"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"_Toc219287620"</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5: Sites sampled by seining in FY 23.</w:t>
        </w:r>
        <w:r>
          <w:rPr>
            <w:noProof/>
            <w:webHidden/>
          </w:rPr>
          <w:tab/>
        </w:r>
        <w:r>
          <w:rPr>
            <w:noProof/>
            <w:webHidden/>
          </w:rPr>
          <w:fldChar w:fldCharType="begin"/>
        </w:r>
        <w:r>
          <w:rPr>
            <w:noProof/>
            <w:webHidden/>
          </w:rPr>
          <w:instrText xml:space="preserve"> PAGEREF _Toc219287620 \h </w:instrText>
        </w:r>
      </w:ins>
      <w:r>
        <w:rPr>
          <w:noProof/>
          <w:webHidden/>
        </w:rPr>
      </w:r>
      <w:ins w:id="972" w:author="Rickey, Terry W (TJ) JR CIV USARMY CESAM (USA)" w:date="2026-01-14T12:37:00Z" w16du:dateUtc="2026-01-14T18:37:00Z">
        <w:r>
          <w:rPr>
            <w:noProof/>
            <w:webHidden/>
          </w:rPr>
          <w:fldChar w:fldCharType="separate"/>
        </w:r>
        <w:r>
          <w:rPr>
            <w:noProof/>
            <w:webHidden/>
          </w:rPr>
          <w:t>15</w:t>
        </w:r>
        <w:r>
          <w:rPr>
            <w:noProof/>
            <w:webHidden/>
          </w:rPr>
          <w:fldChar w:fldCharType="end"/>
        </w:r>
        <w:r w:rsidRPr="00FD288B">
          <w:rPr>
            <w:rStyle w:val="Hyperlink"/>
            <w:noProof/>
          </w:rPr>
          <w:fldChar w:fldCharType="end"/>
        </w:r>
      </w:ins>
    </w:p>
    <w:p w14:paraId="69B8E02C" w14:textId="6283EF3D" w:rsidR="00D417A3" w:rsidRDefault="00D417A3">
      <w:pPr>
        <w:pStyle w:val="TableofFigures"/>
        <w:tabs>
          <w:tab w:val="right" w:leader="dot" w:pos="9350"/>
        </w:tabs>
        <w:rPr>
          <w:ins w:id="973" w:author="Rickey, Terry W (TJ) JR CIV USARMY CESAM (USA)" w:date="2026-01-14T12:37:00Z" w16du:dateUtc="2026-01-14T18:37:00Z"/>
          <w:rFonts w:eastAsiaTheme="minorEastAsia"/>
          <w:noProof/>
          <w:sz w:val="24"/>
          <w:szCs w:val="24"/>
        </w:rPr>
      </w:pPr>
      <w:ins w:id="974"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"_Toc219287621"</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4: L: USACE and USFWS Biologist conducting a river trawl over a gravel bar in November of 2023. R: ADEM, TNC, and GSA biologists assessing fishes capture in November 2023, USACE.</w:t>
        </w:r>
        <w:r>
          <w:rPr>
            <w:noProof/>
            <w:webHidden/>
          </w:rPr>
          <w:tab/>
        </w:r>
        <w:r>
          <w:rPr>
            <w:noProof/>
            <w:webHidden/>
          </w:rPr>
          <w:fldChar w:fldCharType="begin"/>
        </w:r>
        <w:r>
          <w:rPr>
            <w:noProof/>
            <w:webHidden/>
          </w:rPr>
          <w:instrText xml:space="preserve"> PAGEREF _Toc219287621 \h </w:instrText>
        </w:r>
      </w:ins>
      <w:r>
        <w:rPr>
          <w:noProof/>
          <w:webHidden/>
        </w:rPr>
      </w:r>
      <w:ins w:id="975" w:author="Rickey, Terry W (TJ) JR CIV USARMY CESAM (USA)" w:date="2026-01-14T12:37:00Z" w16du:dateUtc="2026-01-14T18:37:00Z">
        <w:r>
          <w:rPr>
            <w:noProof/>
            <w:webHidden/>
          </w:rPr>
          <w:fldChar w:fldCharType="separate"/>
        </w:r>
        <w:r>
          <w:rPr>
            <w:noProof/>
            <w:webHidden/>
          </w:rPr>
          <w:t>16</w:t>
        </w:r>
        <w:r>
          <w:rPr>
            <w:noProof/>
            <w:webHidden/>
          </w:rPr>
          <w:fldChar w:fldCharType="end"/>
        </w:r>
        <w:r w:rsidRPr="00FD288B">
          <w:rPr>
            <w:rStyle w:val="Hyperlink"/>
            <w:noProof/>
          </w:rPr>
          <w:fldChar w:fldCharType="end"/>
        </w:r>
      </w:ins>
    </w:p>
    <w:p w14:paraId="747CE9B9" w14:textId="4D176180" w:rsidR="00D417A3" w:rsidRDefault="00D417A3">
      <w:pPr>
        <w:pStyle w:val="TableofFigures"/>
        <w:tabs>
          <w:tab w:val="right" w:leader="dot" w:pos="9350"/>
        </w:tabs>
        <w:rPr>
          <w:ins w:id="976" w:author="Rickey, Terry W (TJ) JR CIV USARMY CESAM (USA)" w:date="2026-01-14T12:37:00Z" w16du:dateUtc="2026-01-14T18:37:00Z"/>
          <w:rFonts w:eastAsiaTheme="minorEastAsia"/>
          <w:noProof/>
          <w:sz w:val="24"/>
          <w:szCs w:val="24"/>
        </w:rPr>
      </w:pPr>
      <w:ins w:id="977"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"_Toc219287622"</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7: Sites sampled by trawling in FY 23.</w:t>
        </w:r>
        <w:r>
          <w:rPr>
            <w:noProof/>
            <w:webHidden/>
          </w:rPr>
          <w:tab/>
        </w:r>
        <w:r>
          <w:rPr>
            <w:noProof/>
            <w:webHidden/>
          </w:rPr>
          <w:fldChar w:fldCharType="begin"/>
        </w:r>
        <w:r>
          <w:rPr>
            <w:noProof/>
            <w:webHidden/>
          </w:rPr>
          <w:instrText xml:space="preserve"> PAGEREF _Toc219287622 \h </w:instrText>
        </w:r>
      </w:ins>
      <w:r>
        <w:rPr>
          <w:noProof/>
          <w:webHidden/>
        </w:rPr>
      </w:r>
      <w:ins w:id="978" w:author="Rickey, Terry W (TJ) JR CIV USARMY CESAM (USA)" w:date="2026-01-14T12:37:00Z" w16du:dateUtc="2026-01-14T18:37:00Z">
        <w:r>
          <w:rPr>
            <w:noProof/>
            <w:webHidden/>
          </w:rPr>
          <w:fldChar w:fldCharType="separate"/>
        </w:r>
        <w:r>
          <w:rPr>
            <w:noProof/>
            <w:webHidden/>
          </w:rPr>
          <w:t>17</w:t>
        </w:r>
        <w:r>
          <w:rPr>
            <w:noProof/>
            <w:webHidden/>
          </w:rPr>
          <w:fldChar w:fldCharType="end"/>
        </w:r>
        <w:r w:rsidRPr="00FD288B">
          <w:rPr>
            <w:rStyle w:val="Hyperlink"/>
            <w:noProof/>
          </w:rPr>
          <w:fldChar w:fldCharType="end"/>
        </w:r>
      </w:ins>
    </w:p>
    <w:p w14:paraId="771F5411" w14:textId="60ED6061" w:rsidR="00D417A3" w:rsidRDefault="00D417A3">
      <w:pPr>
        <w:pStyle w:val="TableofFigures"/>
        <w:tabs>
          <w:tab w:val="right" w:leader="dot" w:pos="9350"/>
        </w:tabs>
        <w:rPr>
          <w:ins w:id="979" w:author="Rickey, Terry W (TJ) JR CIV USARMY CESAM (USA)" w:date="2026-01-14T12:37:00Z" w16du:dateUtc="2026-01-14T18:37:00Z"/>
          <w:rFonts w:eastAsiaTheme="minorEastAsia"/>
          <w:noProof/>
          <w:sz w:val="24"/>
          <w:szCs w:val="24"/>
        </w:rPr>
      </w:pPr>
      <w:ins w:id="980"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"_Toc219287623"</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8: Total species collected in each reach.</w:t>
        </w:r>
        <w:r>
          <w:rPr>
            <w:noProof/>
            <w:webHidden/>
          </w:rPr>
          <w:tab/>
        </w:r>
        <w:r>
          <w:rPr>
            <w:noProof/>
            <w:webHidden/>
          </w:rPr>
          <w:fldChar w:fldCharType="begin"/>
        </w:r>
        <w:r>
          <w:rPr>
            <w:noProof/>
            <w:webHidden/>
          </w:rPr>
          <w:instrText xml:space="preserve"> PAGEREF _Toc219287623 \h </w:instrText>
        </w:r>
      </w:ins>
      <w:r>
        <w:rPr>
          <w:noProof/>
          <w:webHidden/>
        </w:rPr>
      </w:r>
      <w:ins w:id="981" w:author="Rickey, Terry W (TJ) JR CIV USARMY CESAM (USA)" w:date="2026-01-14T12:37:00Z" w16du:dateUtc="2026-01-14T18:37:00Z">
        <w:r>
          <w:rPr>
            <w:noProof/>
            <w:webHidden/>
          </w:rPr>
          <w:fldChar w:fldCharType="separate"/>
        </w:r>
        <w:r>
          <w:rPr>
            <w:noProof/>
            <w:webHidden/>
          </w:rPr>
          <w:t>20</w:t>
        </w:r>
        <w:r>
          <w:rPr>
            <w:noProof/>
            <w:webHidden/>
          </w:rPr>
          <w:fldChar w:fldCharType="end"/>
        </w:r>
        <w:r w:rsidRPr="00FD288B">
          <w:rPr>
            <w:rStyle w:val="Hyperlink"/>
            <w:noProof/>
          </w:rPr>
          <w:fldChar w:fldCharType="end"/>
        </w:r>
      </w:ins>
    </w:p>
    <w:p w14:paraId="07E905BE" w14:textId="7F9060F3" w:rsidR="00D417A3" w:rsidRDefault="00D417A3">
      <w:pPr>
        <w:pStyle w:val="TableofFigures"/>
        <w:tabs>
          <w:tab w:val="right" w:leader="dot" w:pos="9350"/>
        </w:tabs>
        <w:rPr>
          <w:ins w:id="982" w:author="Rickey, Terry W (TJ) JR CIV USARMY CESAM (USA)" w:date="2026-01-14T12:37:00Z" w16du:dateUtc="2026-01-14T18:37:00Z"/>
          <w:rFonts w:eastAsiaTheme="minorEastAsia"/>
          <w:noProof/>
          <w:sz w:val="24"/>
          <w:szCs w:val="24"/>
        </w:rPr>
      </w:pPr>
      <w:ins w:id="983"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"_Toc219287624"</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9: Total individuals collected in each reach.</w:t>
        </w:r>
        <w:r>
          <w:rPr>
            <w:noProof/>
            <w:webHidden/>
          </w:rPr>
          <w:tab/>
        </w:r>
        <w:r>
          <w:rPr>
            <w:noProof/>
            <w:webHidden/>
          </w:rPr>
          <w:fldChar w:fldCharType="begin"/>
        </w:r>
        <w:r>
          <w:rPr>
            <w:noProof/>
            <w:webHidden/>
          </w:rPr>
          <w:instrText xml:space="preserve"> PAGEREF _Toc219287624 \h </w:instrText>
        </w:r>
      </w:ins>
      <w:r>
        <w:rPr>
          <w:noProof/>
          <w:webHidden/>
        </w:rPr>
      </w:r>
      <w:ins w:id="984" w:author="Rickey, Terry W (TJ) JR CIV USARMY CESAM (USA)" w:date="2026-01-14T12:37:00Z" w16du:dateUtc="2026-01-14T18:37:00Z">
        <w:r>
          <w:rPr>
            <w:noProof/>
            <w:webHidden/>
          </w:rPr>
          <w:fldChar w:fldCharType="separate"/>
        </w:r>
        <w:r>
          <w:rPr>
            <w:noProof/>
            <w:webHidden/>
          </w:rPr>
          <w:t>21</w:t>
        </w:r>
        <w:r>
          <w:rPr>
            <w:noProof/>
            <w:webHidden/>
          </w:rPr>
          <w:fldChar w:fldCharType="end"/>
        </w:r>
        <w:r w:rsidRPr="00FD288B">
          <w:rPr>
            <w:rStyle w:val="Hyperlink"/>
            <w:noProof/>
          </w:rPr>
          <w:fldChar w:fldCharType="end"/>
        </w:r>
      </w:ins>
    </w:p>
    <w:p w14:paraId="118DFD5A" w14:textId="321E1604" w:rsidR="00D417A3" w:rsidRDefault="00D417A3">
      <w:pPr>
        <w:pStyle w:val="TableofFigures"/>
        <w:tabs>
          <w:tab w:val="right" w:leader="dot" w:pos="9350"/>
        </w:tabs>
        <w:rPr>
          <w:ins w:id="985" w:author="Rickey, Terry W (TJ) JR CIV USARMY CESAM (USA)" w:date="2026-01-14T12:37:00Z" w16du:dateUtc="2026-01-14T18:37:00Z"/>
          <w:rFonts w:eastAsiaTheme="minorEastAsia"/>
          <w:noProof/>
          <w:sz w:val="24"/>
          <w:szCs w:val="24"/>
        </w:rPr>
      </w:pPr>
      <w:ins w:id="986"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"_Toc219287625"</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10: The Shannon Biodiversity Index for each Reach.</w:t>
        </w:r>
        <w:r>
          <w:rPr>
            <w:noProof/>
            <w:webHidden/>
          </w:rPr>
          <w:tab/>
        </w:r>
        <w:r>
          <w:rPr>
            <w:noProof/>
            <w:webHidden/>
          </w:rPr>
          <w:fldChar w:fldCharType="begin"/>
        </w:r>
        <w:r>
          <w:rPr>
            <w:noProof/>
            <w:webHidden/>
          </w:rPr>
          <w:instrText xml:space="preserve"> PAGEREF _Toc219287625 \h </w:instrText>
        </w:r>
      </w:ins>
      <w:r>
        <w:rPr>
          <w:noProof/>
          <w:webHidden/>
        </w:rPr>
      </w:r>
      <w:ins w:id="987" w:author="Rickey, Terry W (TJ) JR CIV USARMY CESAM (USA)" w:date="2026-01-14T12:37:00Z" w16du:dateUtc="2026-01-14T18:37:00Z">
        <w:r>
          <w:rPr>
            <w:noProof/>
            <w:webHidden/>
          </w:rPr>
          <w:fldChar w:fldCharType="separate"/>
        </w:r>
        <w:r>
          <w:rPr>
            <w:noProof/>
            <w:webHidden/>
          </w:rPr>
          <w:t>22</w:t>
        </w:r>
        <w:r>
          <w:rPr>
            <w:noProof/>
            <w:webHidden/>
          </w:rPr>
          <w:fldChar w:fldCharType="end"/>
        </w:r>
        <w:r w:rsidRPr="00FD288B">
          <w:rPr>
            <w:rStyle w:val="Hyperlink"/>
            <w:noProof/>
          </w:rPr>
          <w:fldChar w:fldCharType="end"/>
        </w:r>
      </w:ins>
    </w:p>
    <w:p w14:paraId="0F3D296F" w14:textId="6718455B" w:rsidR="00D417A3" w:rsidRDefault="00D417A3">
      <w:pPr>
        <w:pStyle w:val="TableofFigures"/>
        <w:tabs>
          <w:tab w:val="right" w:leader="dot" w:pos="9350"/>
        </w:tabs>
        <w:rPr>
          <w:ins w:id="988" w:author="Rickey, Terry W (TJ) JR CIV USARMY CESAM (USA)" w:date="2026-01-14T12:37:00Z" w16du:dateUtc="2026-01-14T18:37:00Z"/>
          <w:rFonts w:eastAsiaTheme="minorEastAsia"/>
          <w:noProof/>
          <w:sz w:val="24"/>
          <w:szCs w:val="24"/>
        </w:rPr>
      </w:pPr>
      <w:ins w:id="989"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"_Toc219287626"</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11: The Stimpson Biodiversity Index for each Reach.</w:t>
        </w:r>
        <w:r>
          <w:rPr>
            <w:noProof/>
            <w:webHidden/>
          </w:rPr>
          <w:tab/>
        </w:r>
        <w:r>
          <w:rPr>
            <w:noProof/>
            <w:webHidden/>
          </w:rPr>
          <w:fldChar w:fldCharType="begin"/>
        </w:r>
        <w:r>
          <w:rPr>
            <w:noProof/>
            <w:webHidden/>
          </w:rPr>
          <w:instrText xml:space="preserve"> PAGEREF _Toc219287626 \h </w:instrText>
        </w:r>
      </w:ins>
      <w:r>
        <w:rPr>
          <w:noProof/>
          <w:webHidden/>
        </w:rPr>
      </w:r>
      <w:ins w:id="990" w:author="Rickey, Terry W (TJ) JR CIV USARMY CESAM (USA)" w:date="2026-01-14T12:37:00Z" w16du:dateUtc="2026-01-14T18:37:00Z">
        <w:r>
          <w:rPr>
            <w:noProof/>
            <w:webHidden/>
          </w:rPr>
          <w:fldChar w:fldCharType="separate"/>
        </w:r>
        <w:r>
          <w:rPr>
            <w:noProof/>
            <w:webHidden/>
          </w:rPr>
          <w:t>23</w:t>
        </w:r>
        <w:r>
          <w:rPr>
            <w:noProof/>
            <w:webHidden/>
          </w:rPr>
          <w:fldChar w:fldCharType="end"/>
        </w:r>
        <w:r w:rsidRPr="00FD288B">
          <w:rPr>
            <w:rStyle w:val="Hyperlink"/>
            <w:noProof/>
          </w:rPr>
          <w:fldChar w:fldCharType="end"/>
        </w:r>
      </w:ins>
    </w:p>
    <w:p w14:paraId="386B4298" w14:textId="3EFB2B43" w:rsidR="00D417A3" w:rsidRDefault="00D417A3">
      <w:pPr>
        <w:pStyle w:val="TableofFigures"/>
        <w:tabs>
          <w:tab w:val="right" w:leader="dot" w:pos="9350"/>
        </w:tabs>
        <w:rPr>
          <w:ins w:id="991" w:author="Rickey, Terry W (TJ) JR CIV USARMY CESAM (USA)" w:date="2026-01-14T12:37:00Z" w16du:dateUtc="2026-01-14T18:37:00Z"/>
          <w:rFonts w:eastAsiaTheme="minorEastAsia"/>
          <w:noProof/>
          <w:sz w:val="24"/>
          <w:szCs w:val="24"/>
        </w:rPr>
      </w:pPr>
      <w:ins w:id="992" w:author="Rickey, Terry W (TJ) JR CIV USARMY CESAM (USA)" w:date="2026-01-14T12:37:00Z" w16du:dateUtc="2026-01-14T18:37:00Z">
        <w:r w:rsidRPr="00FD288B">
          <w:rPr>
            <w:rStyle w:val="Hyperlink"/>
            <w:noProof/>
          </w:rPr>
          <w:fldChar w:fldCharType="begin"/>
        </w:r>
        <w:r w:rsidRPr="00FD288B">
          <w:rPr>
            <w:rStyle w:val="Hyperlink"/>
            <w:noProof/>
          </w:rPr>
          <w:instrText xml:space="preserve"> </w:instrText>
        </w:r>
        <w:r>
          <w:rPr>
            <w:noProof/>
          </w:rPr>
          <w:instrText>HYPERLINK \l "_Toc219287627"</w:instrText>
        </w:r>
        <w:r w:rsidRPr="00FD288B">
          <w:rPr>
            <w:rStyle w:val="Hyperlink"/>
            <w:noProof/>
          </w:rPr>
          <w:instrText xml:space="preserve"> </w:instrText>
        </w:r>
        <w:r w:rsidRPr="00FD288B">
          <w:rPr>
            <w:rStyle w:val="Hyperlink"/>
            <w:noProof/>
          </w:rPr>
        </w:r>
        <w:r w:rsidRPr="00FD288B">
          <w:rPr>
            <w:rStyle w:val="Hyperlink"/>
            <w:noProof/>
          </w:rPr>
          <w:fldChar w:fldCharType="separate"/>
        </w:r>
        <w:r w:rsidRPr="00FD288B">
          <w:rPr>
            <w:rStyle w:val="Hyperlink"/>
            <w:noProof/>
          </w:rPr>
          <w:t>Figure 12: The guild composition of each reach.</w:t>
        </w:r>
        <w:r>
          <w:rPr>
            <w:noProof/>
            <w:webHidden/>
          </w:rPr>
          <w:tab/>
        </w:r>
        <w:r>
          <w:rPr>
            <w:noProof/>
            <w:webHidden/>
          </w:rPr>
          <w:fldChar w:fldCharType="begin"/>
        </w:r>
        <w:r>
          <w:rPr>
            <w:noProof/>
            <w:webHidden/>
          </w:rPr>
          <w:instrText xml:space="preserve"> PAGEREF _Toc219287627 \h </w:instrText>
        </w:r>
      </w:ins>
      <w:r>
        <w:rPr>
          <w:noProof/>
          <w:webHidden/>
        </w:rPr>
      </w:r>
      <w:ins w:id="993" w:author="Rickey, Terry W (TJ) JR CIV USARMY CESAM (USA)" w:date="2026-01-14T12:37:00Z" w16du:dateUtc="2026-01-14T18:37:00Z">
        <w:r>
          <w:rPr>
            <w:noProof/>
            <w:webHidden/>
          </w:rPr>
          <w:fldChar w:fldCharType="separate"/>
        </w:r>
        <w:r>
          <w:rPr>
            <w:noProof/>
            <w:webHidden/>
          </w:rPr>
          <w:t>26</w:t>
        </w:r>
        <w:r>
          <w:rPr>
            <w:noProof/>
            <w:webHidden/>
          </w:rPr>
          <w:fldChar w:fldCharType="end"/>
        </w:r>
        <w:r w:rsidRPr="00FD288B">
          <w:rPr>
            <w:rStyle w:val="Hyperlink"/>
            <w:noProof/>
          </w:rPr>
          <w:fldChar w:fldCharType="end"/>
        </w:r>
      </w:ins>
    </w:p>
    <w:p w14:paraId="6A44D0CE" w14:textId="05E68EB3" w:rsidR="00E729D4" w:rsidDel="00E12F2E" w:rsidRDefault="00E729D4">
      <w:pPr>
        <w:pStyle w:val="TableofFigures"/>
        <w:tabs>
          <w:tab w:val="right" w:leader="dot" w:pos="9350"/>
        </w:tabs>
        <w:rPr>
          <w:del w:id="994" w:author="Rickey, Terry W (TJ) JR CIV USARMY CESAM (USA)" w:date="2026-01-14T12:29:00Z" w16du:dateUtc="2026-01-14T18:29:00Z"/>
          <w:rFonts w:eastAsiaTheme="minorEastAsia"/>
          <w:noProof/>
        </w:rPr>
      </w:pPr>
      <w:del w:id="995" w:author="Rickey, Terry W (TJ) JR CIV USARMY CESAM (USA)" w:date="2026-01-14T12:29:00Z" w16du:dateUtc="2026-01-14T18:29:00Z">
        <w:r w:rsidRPr="00E12F2E" w:rsidDel="00E12F2E">
          <w:rPr>
            <w:rPrChange w:id="996" w:author="Rickey, Terry W (TJ) JR CIV USARMY CESAM (USA)" w:date="2026-01-14T12:29:00Z" w16du:dateUtc="2026-01-14T18:29:00Z">
              <w:rPr>
                <w:rStyle w:val="Hyperlink"/>
                <w:noProof/>
              </w:rPr>
            </w:rPrChange>
          </w:rPr>
          <w:delText>Figure 1: Conceptual project development schedule for the Alabama River Lockage Study.</w:delText>
        </w:r>
        <w:r w:rsidDel="00E12F2E">
          <w:rPr>
            <w:noProof/>
            <w:webHidden/>
          </w:rPr>
          <w:tab/>
        </w:r>
        <w:r w:rsidR="0095247C" w:rsidDel="00E12F2E">
          <w:rPr>
            <w:noProof/>
            <w:webHidden/>
          </w:rPr>
          <w:delText>4</w:delText>
        </w:r>
      </w:del>
    </w:p>
    <w:p w14:paraId="6D0B5A95" w14:textId="4F4B9AD5" w:rsidR="00E729D4" w:rsidDel="00E12F2E" w:rsidRDefault="00E729D4">
      <w:pPr>
        <w:pStyle w:val="TableofFigures"/>
        <w:tabs>
          <w:tab w:val="right" w:leader="dot" w:pos="9350"/>
        </w:tabs>
        <w:rPr>
          <w:del w:id="997" w:author="Rickey, Terry W (TJ) JR CIV USARMY CESAM (USA)" w:date="2026-01-14T12:29:00Z" w16du:dateUtc="2026-01-14T18:29:00Z"/>
          <w:rFonts w:eastAsiaTheme="minorEastAsia"/>
          <w:noProof/>
        </w:rPr>
      </w:pPr>
      <w:del w:id="998" w:author="Rickey, Terry W (TJ) JR CIV USARMY CESAM (USA)" w:date="2026-01-14T12:29:00Z" w16du:dateUtc="2026-01-14T18:29:00Z">
        <w:r w:rsidRPr="00E12F2E" w:rsidDel="00E12F2E">
          <w:rPr>
            <w:rPrChange w:id="999" w:author="Rickey, Terry W (TJ) JR CIV USARMY CESAM (USA)" w:date="2026-01-14T12:29:00Z" w16du:dateUtc="2026-01-14T18:29:00Z">
              <w:rPr>
                <w:rStyle w:val="Hyperlink"/>
                <w:noProof/>
              </w:rPr>
            </w:rPrChange>
          </w:rPr>
          <w:delText>Figure 2: ADEM Biologist with fish captured during electrofishing efforts in June of 2023.</w:delText>
        </w:r>
        <w:r w:rsidDel="00E12F2E">
          <w:rPr>
            <w:noProof/>
            <w:webHidden/>
          </w:rPr>
          <w:tab/>
        </w:r>
        <w:r w:rsidR="0095247C" w:rsidDel="00E12F2E">
          <w:rPr>
            <w:noProof/>
            <w:webHidden/>
          </w:rPr>
          <w:delText>5</w:delText>
        </w:r>
      </w:del>
    </w:p>
    <w:p w14:paraId="679EE79C" w14:textId="0ED8530F" w:rsidR="00E729D4" w:rsidDel="00E12F2E" w:rsidRDefault="00E729D4">
      <w:pPr>
        <w:pStyle w:val="TableofFigures"/>
        <w:tabs>
          <w:tab w:val="right" w:leader="dot" w:pos="9350"/>
        </w:tabs>
        <w:rPr>
          <w:del w:id="1000" w:author="Rickey, Terry W (TJ) JR CIV USARMY CESAM (USA)" w:date="2026-01-14T12:29:00Z" w16du:dateUtc="2026-01-14T18:29:00Z"/>
          <w:rFonts w:eastAsiaTheme="minorEastAsia"/>
          <w:noProof/>
        </w:rPr>
      </w:pPr>
      <w:del w:id="1001" w:author="Rickey, Terry W (TJ) JR CIV USARMY CESAM (USA)" w:date="2026-01-14T12:29:00Z" w16du:dateUtc="2026-01-14T18:29:00Z">
        <w:r w:rsidRPr="00E12F2E" w:rsidDel="00E12F2E">
          <w:rPr>
            <w:rPrChange w:id="1002" w:author="Rickey, Terry W (TJ) JR CIV USARMY CESAM (USA)" w:date="2026-01-14T12:29:00Z" w16du:dateUtc="2026-01-14T18:29:00Z">
              <w:rPr>
                <w:rStyle w:val="Hyperlink"/>
                <w:noProof/>
              </w:rPr>
            </w:rPrChange>
          </w:rPr>
          <w:delText>Figure 3: TNC, ADEM, and GSA biologist conduction beach seineing in the Fall of 2023.</w:delText>
        </w:r>
        <w:r w:rsidDel="00E12F2E">
          <w:rPr>
            <w:noProof/>
            <w:webHidden/>
          </w:rPr>
          <w:tab/>
        </w:r>
        <w:r w:rsidR="0095247C" w:rsidDel="00E12F2E">
          <w:rPr>
            <w:noProof/>
            <w:webHidden/>
          </w:rPr>
          <w:delText>6</w:delText>
        </w:r>
      </w:del>
    </w:p>
    <w:p w14:paraId="562831A6" w14:textId="221A091F" w:rsidR="00E729D4" w:rsidDel="00E12F2E" w:rsidRDefault="00E729D4">
      <w:pPr>
        <w:pStyle w:val="TableofFigures"/>
        <w:tabs>
          <w:tab w:val="right" w:leader="dot" w:pos="9350"/>
        </w:tabs>
        <w:rPr>
          <w:del w:id="1003" w:author="Rickey, Terry W (TJ) JR CIV USARMY CESAM (USA)" w:date="2026-01-14T12:29:00Z" w16du:dateUtc="2026-01-14T18:29:00Z"/>
          <w:rFonts w:eastAsiaTheme="minorEastAsia"/>
          <w:noProof/>
        </w:rPr>
      </w:pPr>
      <w:del w:id="1004" w:author="Rickey, Terry W (TJ) JR CIV USARMY CESAM (USA)" w:date="2026-01-14T12:29:00Z" w16du:dateUtc="2026-01-14T18:29:00Z">
        <w:r w:rsidRPr="00E12F2E" w:rsidDel="00E12F2E">
          <w:rPr>
            <w:rPrChange w:id="1005" w:author="Rickey, Terry W (TJ) JR CIV USARMY CESAM (USA)" w:date="2026-01-14T12:29:00Z" w16du:dateUtc="2026-01-14T18:29:00Z">
              <w:rPr>
                <w:rStyle w:val="Hyperlink"/>
                <w:noProof/>
              </w:rPr>
            </w:rPrChange>
          </w:rPr>
          <w:delText>Figure 4: L: USACE and USFWS Biologist conducting a river trawl over a gravel bar in November of 2023. R: ADEM, TNC, and GSA Biologist assessing fishes capture in the Cahaba River, a tributary of the Alabama River in November 2023.</w:delText>
        </w:r>
        <w:r w:rsidDel="00E12F2E">
          <w:rPr>
            <w:noProof/>
            <w:webHidden/>
          </w:rPr>
          <w:tab/>
        </w:r>
        <w:r w:rsidR="0095247C" w:rsidDel="00E12F2E">
          <w:rPr>
            <w:noProof/>
            <w:webHidden/>
          </w:rPr>
          <w:delText>6</w:delText>
        </w:r>
      </w:del>
    </w:p>
    <w:p w14:paraId="4A6D8F7C" w14:textId="243AC456" w:rsidR="00E729D4" w:rsidRDefault="00E729D4" w:rsidP="001B20EA">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fldChar w:fldCharType="end"/>
      </w:r>
    </w:p>
    <w:p w14:paraId="6B7FE32A" w14:textId="5272B0CA" w:rsidR="00E729D4" w:rsidRPr="001B20EA" w:rsidRDefault="00E729D4" w:rsidP="001B20EA">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58461A01" w14:textId="6ED15A9E" w:rsidR="008D7B7E" w:rsidRDefault="00255E93" w:rsidP="00255E93">
      <w:pPr>
        <w:pStyle w:val="Heading1"/>
      </w:pPr>
      <w:bookmarkStart w:id="1006" w:name="_Toc219287578"/>
      <w:r>
        <w:lastRenderedPageBreak/>
        <w:t>Introduction</w:t>
      </w:r>
      <w:bookmarkEnd w:id="1006"/>
      <w:r>
        <w:t xml:space="preserve"> </w:t>
      </w:r>
    </w:p>
    <w:p w14:paraId="563781F6" w14:textId="0062DCF6" w:rsidR="008D7B7E" w:rsidRDefault="007403DF">
      <w:r>
        <w:t xml:space="preserve">The goal and mission of the Sustainable Rivers Program (SRP) is to improve the health and life of rivers by changing operations of U.S. Army Corps of Engineers (USCAE) water resource infrastructure to restore and protect ecosystems, while maintaining or enhancing other project benefits </w:t>
      </w:r>
      <w:sdt>
        <w:sdtPr>
          <w:id w:val="961695268"/>
          <w:citation/>
        </w:sdtPr>
        <w:sdtEndPr/>
        <w:sdtContent>
          <w:r>
            <w:fldChar w:fldCharType="begin"/>
          </w:r>
          <w:r>
            <w:instrText xml:space="preserve"> CITATION USA21 \l 1033 </w:instrText>
          </w:r>
          <w:r>
            <w:fldChar w:fldCharType="separate"/>
          </w:r>
          <w:r w:rsidR="002914E0">
            <w:rPr>
              <w:noProof/>
            </w:rPr>
            <w:t>(USACE/ TNC, 2021)</w:t>
          </w:r>
          <w:r>
            <w:fldChar w:fldCharType="end"/>
          </w:r>
        </w:sdtContent>
      </w:sdt>
      <w:r>
        <w:t xml:space="preserve">. </w:t>
      </w:r>
    </w:p>
    <w:p w14:paraId="06069235" w14:textId="564AC3B5" w:rsidR="00255E93" w:rsidRDefault="002E6764" w:rsidP="001B20EA">
      <w:pPr>
        <w:pStyle w:val="Heading2"/>
      </w:pPr>
      <w:bookmarkStart w:id="1007" w:name="_Toc219287579"/>
      <w:r>
        <w:t>Alabama River</w:t>
      </w:r>
      <w:bookmarkEnd w:id="1007"/>
    </w:p>
    <w:p w14:paraId="5FFD04D7" w14:textId="37F697F2" w:rsidR="009577EC" w:rsidRDefault="00140E82" w:rsidP="002E6764">
      <w:pPr>
        <w:pStyle w:val="NoSpacing"/>
      </w:pPr>
      <w:r w:rsidRPr="007639AC">
        <w:t>The Mobile River Basin forms the fourth-largest basin in the nation and encompasses portions of 43,662 square miles in portions of Alabama, Georgia, Mississippi, and Tennessee</w:t>
      </w:r>
      <w:ins w:id="1008" w:author="Richter, Lane A CIV USARMY CEMVP (USA)" w:date="2026-01-07T09:33:00Z" w16du:dateUtc="2026-01-07T15:33:00Z">
        <w:r w:rsidR="004B6CF0">
          <w:t xml:space="preserve"> (Figure 1)</w:t>
        </w:r>
      </w:ins>
      <w:r w:rsidRPr="007639AC">
        <w:t>.</w:t>
      </w:r>
      <w:r>
        <w:t xml:space="preserve"> </w:t>
      </w:r>
      <w:r w:rsidR="002E6764">
        <w:t>The Mobile River</w:t>
      </w:r>
      <w:r>
        <w:t>, formed by the Alabama and Tombigbee Rivers, flows south</w:t>
      </w:r>
      <w:r w:rsidR="006252E6">
        <w:t xml:space="preserve"> </w:t>
      </w:r>
      <w:r w:rsidR="002E6764">
        <w:t>for approximately 45 miles</w:t>
      </w:r>
      <w:ins w:id="1009" w:author="Rickey, Terry W (TJ) JR CIV USARMY CESAM (USA)" w:date="2026-01-07T14:20:00Z" w16du:dateUtc="2026-01-07T20:20:00Z">
        <w:r w:rsidR="0052097E">
          <w:t xml:space="preserve"> </w:t>
        </w:r>
      </w:ins>
      <w:del w:id="1010" w:author="Richter, Lane A CIV USARMY CEMVP (USA)" w:date="2026-01-07T07:11:00Z" w16du:dateUtc="2026-01-07T13:11:00Z">
        <w:r w:rsidR="002E6764" w:rsidDel="00140E82">
          <w:delText xml:space="preserve"> </w:delText>
        </w:r>
      </w:del>
      <w:r w:rsidR="002E6764">
        <w:t xml:space="preserve">to </w:t>
      </w:r>
      <w:r>
        <w:t>Alabama’s gulf coast</w:t>
      </w:r>
      <w:r w:rsidR="002E6764">
        <w:t xml:space="preserve">. Together </w:t>
      </w:r>
      <w:r w:rsidR="003B5A9F">
        <w:t>t</w:t>
      </w:r>
      <w:r w:rsidR="002E6764">
        <w:t xml:space="preserve">he basin supports a high diversity of aquatic species (fishes, mussels, </w:t>
      </w:r>
      <w:r w:rsidR="006473D0">
        <w:t xml:space="preserve">snails, crayfishes, </w:t>
      </w:r>
      <w:r w:rsidR="002E6764">
        <w:t xml:space="preserve">amphibians and reptiles) and bottomland habitats. </w:t>
      </w:r>
      <w:r w:rsidR="00CC4DF9">
        <w:t>The Alabama River flows for 315 miles and encompasses a 22,800 square mile drainage</w:t>
      </w:r>
      <w:r w:rsidR="004B6CF0">
        <w:t xml:space="preserve"> (Figure 1)</w:t>
      </w:r>
      <w:r w:rsidR="00CC4DF9">
        <w:t xml:space="preserve">. </w:t>
      </w:r>
      <w:r w:rsidR="002E6764">
        <w:t>The Alabama River itself support</w:t>
      </w:r>
      <w:r w:rsidR="006473D0">
        <w:t>s</w:t>
      </w:r>
      <w:r w:rsidR="002E6764">
        <w:t xml:space="preserve"> over 180 fish species with a relatively high proportion of endemic species. </w:t>
      </w:r>
    </w:p>
    <w:p w14:paraId="52D76DE2" w14:textId="77777777" w:rsidR="009577EC" w:rsidRDefault="009577EC" w:rsidP="002E6764">
      <w:pPr>
        <w:pStyle w:val="NoSpacing"/>
      </w:pPr>
    </w:p>
    <w:p w14:paraId="6AE32A7A" w14:textId="375E8221" w:rsidR="00E729D4" w:rsidRDefault="002E6764" w:rsidP="009577EC">
      <w:pPr>
        <w:pStyle w:val="NoSpacing"/>
      </w:pPr>
      <w:r>
        <w:t>Claiborne and Millers Ferry Locks and Dams are located on the Alabama River at river miles (RM) 72.5 and 133, respectively.  These are the lowermost dams on the Alabama River and are operated by the U.S. Army Corps of Engineers (USACE) Mobile District, with authorized missions for navigation, recreation, and fish and wildlife conservation.</w:t>
      </w:r>
      <w:r w:rsidR="009577EC">
        <w:t xml:space="preserve"> </w:t>
      </w:r>
      <w:r w:rsidR="006B41A2">
        <w:t xml:space="preserve"> </w:t>
      </w:r>
      <w:del w:id="1011" w:author="Rickey, Terry W (TJ) JR CIV USARMY CESAM (USA)" w:date="2026-01-14T12:47:00Z" w16du:dateUtc="2026-01-14T18:47:00Z">
        <w:r w:rsidR="00D86DCE" w:rsidDel="00E10A3A">
          <w:delText>B</w:delText>
        </w:r>
        <w:r w:rsidR="006B41A2" w:rsidDel="00E10A3A">
          <w:delText>efore dam construction</w:delText>
        </w:r>
        <w:r w:rsidR="00D86DCE" w:rsidDel="00E10A3A">
          <w:delText xml:space="preserve">, this </w:delText>
        </w:r>
        <w:r w:rsidR="00B04ED9" w:rsidDel="00E10A3A">
          <w:delText>river was</w:delText>
        </w:r>
        <w:r w:rsidDel="00E10A3A">
          <w:delText xml:space="preserve"> characterized by good water quality, connection to riffle/run/pool habitat, and presence of multiple threatened and endangered fish and freshwater mussel species. </w:delText>
        </w:r>
        <w:r w:rsidR="006473D0" w:rsidDel="00E10A3A">
          <w:delText>C</w:delText>
        </w:r>
        <w:r w:rsidDel="00E10A3A">
          <w:delText xml:space="preserve">urrent operations limit fish </w:delText>
        </w:r>
        <w:r w:rsidR="00D86DCE" w:rsidDel="00E10A3A">
          <w:delText>passage;</w:delText>
        </w:r>
        <w:r w:rsidDel="00E10A3A">
          <w:delText xml:space="preserve"> </w:delText>
        </w:r>
        <w:r w:rsidR="006473D0" w:rsidDel="00E10A3A">
          <w:delText xml:space="preserve">however </w:delText>
        </w:r>
        <w:r w:rsidDel="00E10A3A">
          <w:delText xml:space="preserve">a small </w:delText>
        </w:r>
        <w:r w:rsidR="00464648" w:rsidDel="00E10A3A">
          <w:delText>number</w:delText>
        </w:r>
        <w:r w:rsidDel="00E10A3A">
          <w:delText xml:space="preserve"> of fish </w:delText>
        </w:r>
        <w:r w:rsidR="009577EC" w:rsidDel="00E10A3A">
          <w:delText>can</w:delText>
        </w:r>
        <w:r w:rsidDel="00E10A3A">
          <w:delText xml:space="preserve"> pass Claiborne</w:delText>
        </w:r>
        <w:r w:rsidR="006473D0" w:rsidDel="00E10A3A">
          <w:delText xml:space="preserve"> dam</w:delText>
        </w:r>
        <w:r w:rsidDel="00E10A3A">
          <w:delText xml:space="preserve"> </w:delText>
        </w:r>
        <w:r w:rsidR="006473D0" w:rsidDel="00E10A3A">
          <w:delText xml:space="preserve">when the spillway becomes </w:delText>
        </w:r>
        <w:r w:rsidR="009577EC" w:rsidDel="00E10A3A">
          <w:delText>submerged,</w:delText>
        </w:r>
        <w:r w:rsidR="006473D0" w:rsidDel="00E10A3A">
          <w:delText xml:space="preserve"> </w:delText>
        </w:r>
        <w:r w:rsidR="009577EC" w:rsidDel="00E10A3A">
          <w:delText>but</w:delText>
        </w:r>
        <w:r w:rsidR="006473D0" w:rsidDel="00E10A3A">
          <w:delText xml:space="preserve"> </w:delText>
        </w:r>
        <w:r w:rsidDel="00E10A3A">
          <w:delText>none can pass Millers Ferry</w:delText>
        </w:r>
        <w:r w:rsidR="006473D0" w:rsidDel="00E10A3A">
          <w:delText xml:space="preserve"> dam</w:delText>
        </w:r>
        <w:r w:rsidDel="00E10A3A">
          <w:delText xml:space="preserve">. </w:delText>
        </w:r>
      </w:del>
    </w:p>
    <w:p w14:paraId="1F74B04F" w14:textId="7EECBD3C" w:rsidR="0027183A" w:rsidRDefault="0027183A" w:rsidP="0027183A">
      <w:pPr>
        <w:jc w:val="center"/>
        <w:rPr>
          <w:ins w:id="1012" w:author="Richter, Lane A CIV USARMY CEMVP (USA)" w:date="2026-01-07T09:31:00Z" w16du:dateUtc="2026-01-07T15:31:00Z"/>
        </w:rPr>
      </w:pPr>
      <w:r>
        <w:lastRenderedPageBreak/>
        <w:br/>
      </w:r>
      <w:del w:id="1013" w:author="Richter, Lane A CIV USARMY CEMVP (USA)" w:date="2026-01-07T09:31:00Z" w16du:dateUtc="2026-01-07T15:31:00Z">
        <w:r w:rsidDel="004B6CF0">
          <w:rPr>
            <w:noProof/>
          </w:rPr>
          <w:drawing>
            <wp:inline distT="0" distB="0" distL="0" distR="0" wp14:anchorId="4B5DF4EC" wp14:editId="5B24A1E7">
              <wp:extent cx="4605266" cy="4503420"/>
              <wp:effectExtent l="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1217" cy="4519018"/>
                      </a:xfrm>
                      <a:prstGeom prst="rect">
                        <a:avLst/>
                      </a:prstGeom>
                      <a:noFill/>
                      <a:ln>
                        <a:noFill/>
                      </a:ln>
                    </pic:spPr>
                  </pic:pic>
                </a:graphicData>
              </a:graphic>
            </wp:inline>
          </w:drawing>
        </w:r>
      </w:del>
    </w:p>
    <w:p w14:paraId="3603208D" w14:textId="77777777" w:rsidR="00E507D2" w:rsidRDefault="00615027">
      <w:pPr>
        <w:keepNext/>
        <w:jc w:val="center"/>
        <w:rPr>
          <w:ins w:id="1014" w:author="Rickey, Terry W (TJ) JR CIV USARMY CESAM (USA)" w:date="2026-01-14T12:41:00Z" w16du:dateUtc="2026-01-14T18:41:00Z"/>
        </w:rPr>
        <w:pPrChange w:id="1015" w:author="Rickey, Terry W (TJ) JR CIV USARMY CESAM (USA)" w:date="2026-01-14T12:41:00Z" w16du:dateUtc="2026-01-14T18:41:00Z">
          <w:pPr>
            <w:jc w:val="center"/>
          </w:pPr>
        </w:pPrChange>
      </w:pPr>
      <w:commentRangeStart w:id="1016"/>
      <w:commentRangeEnd w:id="1016"/>
      <w:ins w:id="1017" w:author="Richter, Lane A CIV USARMY CEMVP (USA)" w:date="2026-01-07T09:43:00Z" w16du:dateUtc="2026-01-07T15:43:00Z">
        <w:r>
          <w:rPr>
            <w:rStyle w:val="CommentReference"/>
          </w:rPr>
          <w:lastRenderedPageBreak/>
          <w:commentReference w:id="1016"/>
        </w:r>
      </w:ins>
      <w:ins w:id="1018" w:author="Richter, Lane A CIV USARMY CEMVP (USA) [2]" w:date="2026-01-07T10:03:00Z" w16du:dateUtc="2026-01-07T16:03:00Z">
        <w:r w:rsidR="0050126D">
          <w:rPr>
            <w:noProof/>
          </w:rPr>
          <w:drawing>
            <wp:inline distT="0" distB="0" distL="0" distR="0" wp14:anchorId="1830B051" wp14:editId="040B9724">
              <wp:extent cx="5163671" cy="3990260"/>
              <wp:effectExtent l="0" t="0" r="0" b="0"/>
              <wp:docPr id="1588207955"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7955" name="Picture 2" descr="A map of the united stat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68633" cy="3994095"/>
                      </a:xfrm>
                      <a:prstGeom prst="rect">
                        <a:avLst/>
                      </a:prstGeom>
                    </pic:spPr>
                  </pic:pic>
                </a:graphicData>
              </a:graphic>
            </wp:inline>
          </w:drawing>
        </w:r>
      </w:ins>
    </w:p>
    <w:p w14:paraId="34A4F6B1" w14:textId="7A7A0507" w:rsidR="004B6CF0" w:rsidRDefault="00E507D2">
      <w:pPr>
        <w:pStyle w:val="Caption"/>
        <w:jc w:val="center"/>
        <w:rPr>
          <w:ins w:id="1019" w:author="Richter, Lane A CIV USARMY CEMVP (USA)" w:date="2026-01-07T09:32:00Z" w16du:dateUtc="2026-01-07T15:32:00Z"/>
        </w:rPr>
        <w:pPrChange w:id="1020" w:author="Rickey, Terry W (TJ) JR CIV USARMY CESAM (USA)" w:date="2026-01-14T12:41:00Z" w16du:dateUtc="2026-01-14T18:41:00Z">
          <w:pPr>
            <w:jc w:val="center"/>
          </w:pPr>
        </w:pPrChange>
      </w:pPr>
      <w:ins w:id="1021" w:author="Rickey, Terry W (TJ) JR CIV USARMY CESAM (USA)" w:date="2026-01-14T12:41:00Z" w16du:dateUtc="2026-01-14T18:41:00Z">
        <w:r>
          <w:t xml:space="preserve">Figure </w:t>
        </w:r>
        <w:r>
          <w:fldChar w:fldCharType="begin"/>
        </w:r>
        <w:r>
          <w:instrText xml:space="preserve"> SEQ Figure \* ARABIC </w:instrText>
        </w:r>
      </w:ins>
      <w:r>
        <w:fldChar w:fldCharType="separate"/>
      </w:r>
      <w:ins w:id="1022" w:author="Rickey, Terry W (TJ) JR CIV USARMY CESAM (USA)" w:date="2026-01-14T12:41:00Z" w16du:dateUtc="2026-01-14T18:41:00Z">
        <w:r>
          <w:rPr>
            <w:noProof/>
          </w:rPr>
          <w:t>1</w:t>
        </w:r>
        <w:r>
          <w:fldChar w:fldCharType="end"/>
        </w:r>
        <w:r>
          <w:t xml:space="preserve">: </w:t>
        </w:r>
        <w:r w:rsidRPr="007829C3">
          <w:t>Mobile River basin with project locks and dams on the Alabama River.</w:t>
        </w:r>
      </w:ins>
    </w:p>
    <w:p w14:paraId="4131AA47" w14:textId="6E96ECEA" w:rsidR="004B6CF0" w:rsidDel="00E507D2" w:rsidRDefault="004B6CF0" w:rsidP="0027183A">
      <w:pPr>
        <w:jc w:val="center"/>
        <w:rPr>
          <w:del w:id="1023" w:author="Rickey, Terry W (TJ) JR CIV USARMY CESAM (USA)" w:date="2026-01-14T12:41:00Z" w16du:dateUtc="2026-01-14T18:41:00Z"/>
        </w:rPr>
      </w:pPr>
      <w:ins w:id="1024" w:author="Richter, Lane A CIV USARMY CEMVP (USA)" w:date="2026-01-07T09:32:00Z" w16du:dateUtc="2026-01-07T15:32:00Z">
        <w:del w:id="1025" w:author="Rickey, Terry W (TJ) JR CIV USARMY CESAM (USA)" w:date="2026-01-14T12:41:00Z" w16du:dateUtc="2026-01-14T18:41:00Z">
          <w:r w:rsidDel="00E507D2">
            <w:delText xml:space="preserve">Figure 1: Mobile River basin with project </w:delText>
          </w:r>
        </w:del>
      </w:ins>
      <w:ins w:id="1026" w:author="Richter, Lane A CIV USARMY CEMVP (USA)" w:date="2026-01-07T09:33:00Z" w16du:dateUtc="2026-01-07T15:33:00Z">
        <w:del w:id="1027" w:author="Rickey, Terry W (TJ) JR CIV USARMY CESAM (USA)" w:date="2026-01-14T12:41:00Z" w16du:dateUtc="2026-01-14T18:41:00Z">
          <w:r w:rsidDel="00E507D2">
            <w:delText>locks and dams on the Alabama River.</w:delText>
          </w:r>
        </w:del>
      </w:ins>
    </w:p>
    <w:p w14:paraId="19E7DC80" w14:textId="7182A26C" w:rsidR="00C164C4" w:rsidRDefault="00E729D4" w:rsidP="00E10A3A">
      <w:pPr>
        <w:rPr>
          <w:ins w:id="1028" w:author="Rickey, Terry W (TJ) JR CIV USARMY CESAM (USA)" w:date="2026-01-14T12:47:00Z" w16du:dateUtc="2026-01-14T18:47:00Z"/>
        </w:rPr>
      </w:pPr>
      <w:r>
        <w:t xml:space="preserve">The </w:t>
      </w:r>
      <w:del w:id="1029" w:author="Richter, Lane A CIV USARMY CEMVP (USA) [2]" w:date="2026-01-07T09:58:00Z" w16du:dateUtc="2026-01-07T15:58:00Z">
        <w:r w:rsidDel="00EC4CC1">
          <w:delText>project area</w:delText>
        </w:r>
      </w:del>
      <w:ins w:id="1030" w:author="Richter, Lane A CIV USARMY CEMVP (USA) [2]" w:date="2026-01-07T09:58:00Z" w16du:dateUtc="2026-01-07T15:58:00Z">
        <w:r w:rsidR="00EC4CC1">
          <w:t>Alabama River</w:t>
        </w:r>
      </w:ins>
      <w:r>
        <w:t xml:space="preserve"> has undergone extensive physical and hydrological alterations due to the construction of Claiborne and Millers Ferry </w:t>
      </w:r>
      <w:r w:rsidR="00D86DCE">
        <w:t>L&amp;D</w:t>
      </w:r>
      <w:ins w:id="1031" w:author="Richter, Lane A CIV USARMY CEMVP (USA) [2]" w:date="2026-01-07T09:58:00Z" w16du:dateUtc="2026-01-07T15:58:00Z">
        <w:r w:rsidR="00EC4CC1">
          <w:t>s</w:t>
        </w:r>
      </w:ins>
      <w:r>
        <w:t>. Th</w:t>
      </w:r>
      <w:r w:rsidR="006473D0">
        <w:t xml:space="preserve">e result is a </w:t>
      </w:r>
      <w:r>
        <w:t>disconnect</w:t>
      </w:r>
      <w:r w:rsidR="006473D0">
        <w:t>ed river system between the Alabama and Cahaba rivers that inhibits migratory movement</w:t>
      </w:r>
      <w:del w:id="1032" w:author="Richter, Lane A CIV USARMY CEMVP (USA) [2]" w:date="2026-01-07T10:06:00Z" w16du:dateUtc="2026-01-07T16:06:00Z">
        <w:r w:rsidR="006473D0" w:rsidDel="00C12884">
          <w:delText>s</w:delText>
        </w:r>
      </w:del>
      <w:r w:rsidR="006473D0">
        <w:t xml:space="preserve"> of </w:t>
      </w:r>
      <w:r>
        <w:t xml:space="preserve">Federally listed species such as </w:t>
      </w:r>
      <w:del w:id="1033" w:author="Richter, Lane A CIV USARMY CEMVP (USA) [2]" w:date="2026-01-07T10:06:00Z" w16du:dateUtc="2026-01-07T16:06:00Z">
        <w:r w:rsidDel="00C12884">
          <w:delText xml:space="preserve">the </w:delText>
        </w:r>
      </w:del>
      <w:r>
        <w:t xml:space="preserve">Alabama and Gulf </w:t>
      </w:r>
      <w:r w:rsidR="006473D0">
        <w:t>S</w:t>
      </w:r>
      <w:r>
        <w:t>turgeons</w:t>
      </w:r>
      <w:ins w:id="1034" w:author="Richter, Lane A CIV USARMY CEMVP (USA) [2]" w:date="2026-01-07T10:20:00Z" w16du:dateUtc="2026-01-07T16:20:00Z">
        <w:r w:rsidR="007871A5">
          <w:t xml:space="preserve"> along with non-listed </w:t>
        </w:r>
        <w:r w:rsidR="00695149">
          <w:t>fishes</w:t>
        </w:r>
      </w:ins>
      <w:ins w:id="1035" w:author="Richter, Lane A CIV USARMY CEMVP (USA) [2]" w:date="2026-01-07T10:05:00Z" w16du:dateUtc="2026-01-07T16:05:00Z">
        <w:r w:rsidR="00E678FB">
          <w:t xml:space="preserve"> </w:t>
        </w:r>
        <w:del w:id="1036" w:author="Rickey, Terry W (TJ) JR CIV USARMY CESAM (USA)" w:date="2026-01-14T12:47:00Z" w16du:dateUtc="2026-01-14T18:47:00Z">
          <w:r w:rsidR="00E678FB" w:rsidDel="00DA73EF">
            <w:delText>(Figure 1)</w:delText>
          </w:r>
        </w:del>
      </w:ins>
      <w:r>
        <w:t xml:space="preserve">. </w:t>
      </w:r>
      <w:ins w:id="1037" w:author="Richter, Lane A CIV USARMY CEMVP (USA) [2]" w:date="2026-01-07T10:22:00Z" w16du:dateUtc="2026-01-07T16:22:00Z">
        <w:r w:rsidR="00BA0316">
          <w:t>The decline of spawning populations of fish species</w:t>
        </w:r>
      </w:ins>
      <w:ins w:id="1038" w:author="Richter, Lane A CIV USARMY CEMVP (USA) [2]" w:date="2026-01-07T10:32:00Z" w16du:dateUtc="2026-01-07T16:32:00Z">
        <w:r w:rsidR="001249EA">
          <w:t>,</w:t>
        </w:r>
      </w:ins>
      <w:ins w:id="1039" w:author="Richter, Lane A CIV USARMY CEMVP (USA) [2]" w:date="2026-01-07T10:22:00Z" w16du:dateUtc="2026-01-07T16:22:00Z">
        <w:r w:rsidR="00BA0316">
          <w:t xml:space="preserve"> </w:t>
        </w:r>
      </w:ins>
      <w:ins w:id="1040" w:author="Richter, Lane A CIV USARMY CEMVP (USA) [2]" w:date="2026-01-07T10:23:00Z" w16du:dateUtc="2026-01-07T16:23:00Z">
        <w:r w:rsidR="00E00226">
          <w:t xml:space="preserve">many of which serve as </w:t>
        </w:r>
        <w:r w:rsidR="003A1186">
          <w:t>ho</w:t>
        </w:r>
      </w:ins>
      <w:ins w:id="1041" w:author="Richter, Lane A CIV USARMY CEMVP (USA) [2]" w:date="2026-01-07T10:24:00Z" w16du:dateUtc="2026-01-07T16:24:00Z">
        <w:r w:rsidR="003A1186">
          <w:t xml:space="preserve">st </w:t>
        </w:r>
      </w:ins>
      <w:ins w:id="1042" w:author="Richter, Lane A CIV USARMY CEMVP (USA) [2]" w:date="2026-01-07T10:31:00Z" w16du:dateUtc="2026-01-07T16:31:00Z">
        <w:r w:rsidR="003F494A">
          <w:t>species</w:t>
        </w:r>
      </w:ins>
      <w:ins w:id="1043" w:author="Richter, Lane A CIV USARMY CEMVP (USA) [2]" w:date="2026-01-07T10:24:00Z" w16du:dateUtc="2026-01-07T16:24:00Z">
        <w:r w:rsidR="003A1186">
          <w:t xml:space="preserve"> for freshwater mussel</w:t>
        </w:r>
      </w:ins>
      <w:ins w:id="1044" w:author="Richter, Lane A CIV USARMY CEMVP (USA) [2]" w:date="2026-01-07T10:25:00Z" w16du:dateUtc="2026-01-07T16:25:00Z">
        <w:r w:rsidR="005D3E7A">
          <w:t>s</w:t>
        </w:r>
      </w:ins>
      <w:ins w:id="1045" w:author="Richter, Lane A CIV USARMY CEMVP (USA) [2]" w:date="2026-01-07T10:24:00Z" w16du:dateUtc="2026-01-07T16:24:00Z">
        <w:r w:rsidR="003A1186">
          <w:t xml:space="preserve">, </w:t>
        </w:r>
        <w:r w:rsidR="00F84BBA">
          <w:t xml:space="preserve">is a contributing factor to the Federal listing of </w:t>
        </w:r>
      </w:ins>
      <w:ins w:id="1046" w:author="Richter, Lane A CIV USARMY CEMVP (USA) [2]" w:date="2026-01-07T10:25:00Z" w16du:dateUtc="2026-01-07T16:25:00Z">
        <w:r w:rsidR="004153F5">
          <w:t>numerous mussel species</w:t>
        </w:r>
        <w:r w:rsidR="005D3E7A">
          <w:t xml:space="preserve"> </w:t>
        </w:r>
      </w:ins>
      <w:commentRangeStart w:id="1047"/>
      <w:ins w:id="1048" w:author="Richter, Lane A CIV USARMY CEMVP (USA) [2]" w:date="2026-01-07T10:32:00Z" w16du:dateUtc="2026-01-07T16:32:00Z">
        <w:r w:rsidR="00FC784E">
          <w:t>above Millers Ferry LD</w:t>
        </w:r>
        <w:commentRangeEnd w:id="1047"/>
        <w:r w:rsidR="00C01223">
          <w:rPr>
            <w:rStyle w:val="CommentReference"/>
          </w:rPr>
          <w:commentReference w:id="1047"/>
        </w:r>
      </w:ins>
      <w:ins w:id="1049" w:author="Richter, Lane A CIV USARMY CEMVP (USA) [2]" w:date="2026-01-07T10:25:00Z" w16du:dateUtc="2026-01-07T16:25:00Z">
        <w:r w:rsidR="005D3E7A">
          <w:t>.</w:t>
        </w:r>
      </w:ins>
      <w:ins w:id="1050" w:author="Richter, Lane A CIV USARMY CEMVP (USA) [2]" w:date="2026-01-07T10:23:00Z" w16du:dateUtc="2026-01-07T16:23:00Z">
        <w:r w:rsidR="00170699">
          <w:t xml:space="preserve"> </w:t>
        </w:r>
      </w:ins>
      <w:del w:id="1051" w:author="Richter, Lane A CIV USARMY CEMVP (USA) [2]" w:date="2026-01-07T10:29:00Z" w16du:dateUtc="2026-01-07T16:29:00Z">
        <w:r w:rsidDel="000207B3">
          <w:delText xml:space="preserve">Additionally, many of the migratory fish serve as host </w:delText>
        </w:r>
      </w:del>
      <w:del w:id="1052" w:author="Richter, Lane A CIV USARMY CEMVP (USA) [2]" w:date="2026-01-07T10:21:00Z" w16du:dateUtc="2026-01-07T16:21:00Z">
        <w:r w:rsidDel="00695149">
          <w:delText xml:space="preserve">fish </w:delText>
        </w:r>
      </w:del>
      <w:del w:id="1053" w:author="Richter, Lane A CIV USARMY CEMVP (USA) [2]" w:date="2026-01-07T10:29:00Z" w16du:dateUtc="2026-01-07T16:29:00Z">
        <w:r w:rsidDel="000207B3">
          <w:delText xml:space="preserve">for freshwater mussels and the </w:delText>
        </w:r>
        <w:r w:rsidR="006473D0" w:rsidDel="000207B3">
          <w:delText xml:space="preserve">decline of these spawning populations </w:delText>
        </w:r>
        <w:r w:rsidDel="000207B3">
          <w:delText xml:space="preserve">is a contributing factor to the numerous mussel species having been Federally listed under the Endangered Species Act. </w:delText>
        </w:r>
      </w:del>
    </w:p>
    <w:p w14:paraId="0209F733" w14:textId="77777777" w:rsidR="00E10A3A" w:rsidRPr="00E10A3A" w:rsidRDefault="00E10A3A" w:rsidP="00E10A3A">
      <w:pPr>
        <w:rPr>
          <w:ins w:id="1054" w:author="Rickey, Terry W (TJ) JR CIV USARMY CESAM (USA)" w:date="2026-01-14T12:47:00Z"/>
        </w:rPr>
      </w:pPr>
      <w:ins w:id="1055" w:author="Rickey, Terry W (TJ) JR CIV USARMY CESAM (USA)" w:date="2026-01-14T12:47:00Z">
        <w:r w:rsidRPr="00E10A3A">
          <w:t>The Alabama River, a principal tributary of the Mobile River Basin, is a recognized global biodiversity hotspot that historically supported a dynamic, large-river fish assemblage. Archival research (Hershey et al., 2024) has revealed that the pre-impoundment river was defined by massive, seasonal fish "runs," where potamodromous species like sturgeon, shad, and buffalo migrated far upstream in response to the annual spring flood pulse. This unimpeded connectivity was a keystone ecological process for the entire system.</w:t>
        </w:r>
      </w:ins>
    </w:p>
    <w:p w14:paraId="535D1FBD" w14:textId="77777777" w:rsidR="00E10A3A" w:rsidRPr="00E10A3A" w:rsidRDefault="00E10A3A" w:rsidP="00E10A3A">
      <w:pPr>
        <w:rPr>
          <w:ins w:id="1056" w:author="Rickey, Terry W (TJ) JR CIV USARMY CESAM (USA)" w:date="2026-01-14T12:47:00Z"/>
        </w:rPr>
      </w:pPr>
      <w:ins w:id="1057" w:author="Rickey, Terry W (TJ) JR CIV USARMY CESAM (USA)" w:date="2026-01-14T12:47:00Z">
        <w:r w:rsidRPr="00E10A3A">
          <w:t xml:space="preserve">For over 50 years, this natural function has been fundamentally altered by the construction of the Claiborne and Millers Ferry Locks and Dams. Foundational ichthyological surveys of the region (e.g., Mettee et al.) have documented the profound impact of this fragmentation, noting the decline of fluvial </w:t>
        </w:r>
        <w:r w:rsidRPr="00E10A3A">
          <w:lastRenderedPageBreak/>
          <w:t>specialists and a shift in community composition. However, a modern, comprehensive, and quantitative baseline assessment was needed to understand the river's current ecological state and to provide a scientifically defensible foundation for any future restoration actions.</w:t>
        </w:r>
      </w:ins>
    </w:p>
    <w:p w14:paraId="76266051" w14:textId="77777777" w:rsidR="00E10A3A" w:rsidRDefault="00E10A3A" w:rsidP="00E729D4">
      <w:pPr>
        <w:rPr>
          <w:ins w:id="1058" w:author="Rickey, Terry W (TJ) JR CIV USARMY CESAM (USA)" w:date="2026-01-07T14:15:00Z" w16du:dateUtc="2026-01-07T20:15:00Z"/>
        </w:rPr>
      </w:pPr>
    </w:p>
    <w:p w14:paraId="7F8998A9" w14:textId="160008B6" w:rsidR="0052097E" w:rsidRPr="0052097E" w:rsidRDefault="0052097E">
      <w:pPr>
        <w:pStyle w:val="Heading2"/>
        <w:rPr>
          <w:ins w:id="1059" w:author="Rickey, Terry W (TJ) JR CIV USARMY CESAM (USA)" w:date="2026-01-07T14:15:00Z"/>
          <w:b/>
          <w:bCs/>
        </w:rPr>
        <w:pPrChange w:id="1060" w:author="Rickey, Terry W (TJ) JR CIV USARMY CESAM (USA)" w:date="2026-01-07T14:15:00Z" w16du:dateUtc="2026-01-07T20:15:00Z">
          <w:pPr/>
        </w:pPrChange>
      </w:pPr>
      <w:bookmarkStart w:id="1061" w:name="_Toc219287580"/>
      <w:ins w:id="1062" w:author="Rickey, Terry W (TJ) JR CIV USARMY CESAM (USA)" w:date="2026-01-07T14:15:00Z">
        <w:r w:rsidRPr="0052097E">
          <w:t>Current Dam Operations and Conservation Practices</w:t>
        </w:r>
        <w:bookmarkEnd w:id="1061"/>
      </w:ins>
    </w:p>
    <w:p w14:paraId="5CB289B9" w14:textId="77777777" w:rsidR="0052097E" w:rsidRPr="0052097E" w:rsidRDefault="0052097E" w:rsidP="0052097E">
      <w:pPr>
        <w:rPr>
          <w:ins w:id="1063" w:author="Rickey, Terry W (TJ) JR CIV USARMY CESAM (USA)" w:date="2026-01-07T14:15:00Z"/>
        </w:rPr>
      </w:pPr>
      <w:ins w:id="1064" w:author="Rickey, Terry W (TJ) JR CIV USARMY CESAM (USA)" w:date="2026-01-07T14:15:00Z">
        <w:r w:rsidRPr="0052097E">
          <w:t>The Claiborne and Millers Ferry Locks and Dams are multi-purpose projects managed by the U.S. Army Corps of Engineers (USACE), Mobile District. Their primary authorized purpose is to maintain a navigable waterway on the lower Alabama River. However, their operational mandate also includes considerations for hydropower generation (at Millers Ferry/B. F. Dannelly) and fish and wildlife conservation.</w:t>
        </w:r>
      </w:ins>
    </w:p>
    <w:p w14:paraId="485A61A3" w14:textId="77777777" w:rsidR="0052097E" w:rsidRPr="0052097E" w:rsidRDefault="0052097E" w:rsidP="0052097E">
      <w:pPr>
        <w:rPr>
          <w:ins w:id="1065" w:author="Rickey, Terry W (TJ) JR CIV USARMY CESAM (USA)" w:date="2026-01-07T14:15:00Z"/>
          <w:b/>
          <w:bCs/>
        </w:rPr>
      </w:pPr>
      <w:ins w:id="1066" w:author="Rickey, Terry W (TJ) JR CIV USARMY CESAM (USA)" w:date="2026-01-07T14:15:00Z">
        <w:r w:rsidRPr="0052097E">
          <w:t>Normal Navigation Operations</w:t>
        </w:r>
      </w:ins>
    </w:p>
    <w:p w14:paraId="4E60857A" w14:textId="77777777" w:rsidR="0052097E" w:rsidRPr="0052097E" w:rsidRDefault="0052097E" w:rsidP="0052097E">
      <w:pPr>
        <w:rPr>
          <w:ins w:id="1067" w:author="Rickey, Terry W (TJ) JR CIV USARMY CESAM (USA)" w:date="2026-01-07T14:15:00Z"/>
        </w:rPr>
      </w:pPr>
      <w:ins w:id="1068" w:author="Rickey, Terry W (TJ) JR CIV USARMY CESAM (USA)" w:date="2026-01-07T14:15:00Z">
        <w:r w:rsidRPr="0052097E">
          <w:t>Under normal operations, the lock chambers at both Claiborne and Millers Ferry are operated strictly "on demand" for commercial and recreational vessel traffic.</w:t>
        </w:r>
      </w:ins>
    </w:p>
    <w:p w14:paraId="67ED7C4C" w14:textId="77777777" w:rsidR="0052097E" w:rsidRPr="0052097E" w:rsidRDefault="0052097E" w:rsidP="0052097E">
      <w:pPr>
        <w:numPr>
          <w:ilvl w:val="0"/>
          <w:numId w:val="5"/>
        </w:numPr>
        <w:rPr>
          <w:ins w:id="1069" w:author="Rickey, Terry W (TJ) JR CIV USARMY CESAM (USA)" w:date="2026-01-07T14:15:00Z"/>
        </w:rPr>
      </w:pPr>
      <w:ins w:id="1070" w:author="Rickey, Terry W (TJ) JR CIV USARMY CESAM (USA)" w:date="2026-01-07T14:15:00Z">
        <w:r w:rsidRPr="0052097E">
          <w:t>A vessel approaching the dam radios the lock operator.</w:t>
        </w:r>
      </w:ins>
    </w:p>
    <w:p w14:paraId="1CC66DCB" w14:textId="77777777" w:rsidR="0052097E" w:rsidRPr="0052097E" w:rsidRDefault="0052097E" w:rsidP="0052097E">
      <w:pPr>
        <w:numPr>
          <w:ilvl w:val="0"/>
          <w:numId w:val="5"/>
        </w:numPr>
        <w:rPr>
          <w:ins w:id="1071" w:author="Rickey, Terry W (TJ) JR CIV USARMY CESAM (USA)" w:date="2026-01-07T14:15:00Z"/>
        </w:rPr>
      </w:pPr>
      <w:ins w:id="1072" w:author="Rickey, Terry W (TJ) JR CIV USARMY CESAM (USA)" w:date="2026-01-07T14:15:00Z">
        <w:r w:rsidRPr="0052097E">
          <w:t>The lock operator initiates a "lockage cycle": the chamber is either filled or drained to match the water level of the vessel's approach.</w:t>
        </w:r>
      </w:ins>
    </w:p>
    <w:p w14:paraId="036EB3BB" w14:textId="77777777" w:rsidR="0052097E" w:rsidRPr="0052097E" w:rsidRDefault="0052097E" w:rsidP="0052097E">
      <w:pPr>
        <w:numPr>
          <w:ilvl w:val="0"/>
          <w:numId w:val="5"/>
        </w:numPr>
        <w:rPr>
          <w:ins w:id="1073" w:author="Rickey, Terry W (TJ) JR CIV USARMY CESAM (USA)" w:date="2026-01-07T14:15:00Z"/>
        </w:rPr>
      </w:pPr>
      <w:ins w:id="1074" w:author="Rickey, Terry W (TJ) JR CIV USARMY CESAM (USA)" w:date="2026-01-07T14:15:00Z">
        <w:r w:rsidRPr="0052097E">
          <w:t>The miter gates open, the vessel enters the chamber, the gates close, and the water level is raised or lowered to match the level of the other side.</w:t>
        </w:r>
      </w:ins>
    </w:p>
    <w:p w14:paraId="48F1BC23" w14:textId="77777777" w:rsidR="0052097E" w:rsidRPr="0052097E" w:rsidRDefault="0052097E" w:rsidP="0052097E">
      <w:pPr>
        <w:numPr>
          <w:ilvl w:val="0"/>
          <w:numId w:val="5"/>
        </w:numPr>
        <w:rPr>
          <w:ins w:id="1075" w:author="Rickey, Terry W (TJ) JR CIV USARMY CESAM (USA)" w:date="2026-01-07T14:15:00Z"/>
        </w:rPr>
      </w:pPr>
      <w:ins w:id="1076" w:author="Rickey, Terry W (TJ) JR CIV USARMY CESAM (USA)" w:date="2026-01-07T14:15:00Z">
        <w:r w:rsidRPr="0052097E">
          <w:t>The opposing miter gates open, and the vessel exits.</w:t>
        </w:r>
      </w:ins>
    </w:p>
    <w:p w14:paraId="7CCB752F" w14:textId="77777777" w:rsidR="0052097E" w:rsidRPr="0052097E" w:rsidRDefault="0052097E" w:rsidP="0052097E">
      <w:pPr>
        <w:rPr>
          <w:ins w:id="1077" w:author="Rickey, Terry W (TJ) JR CIV USARMY CESAM (USA)" w:date="2026-01-07T14:15:00Z"/>
        </w:rPr>
      </w:pPr>
      <w:ins w:id="1078" w:author="Rickey, Terry W (TJ) JR CIV USARMY CESAM (USA)" w:date="2026-01-07T14:15:00Z">
        <w:r w:rsidRPr="0052097E">
          <w:t>This process is entirely dependent on vessel traffic. During periods of low to no navigation, the lock gates remain closed, and the chamber remains static for extended periods, creating a complete barrier to fish movement.</w:t>
        </w:r>
      </w:ins>
    </w:p>
    <w:p w14:paraId="245B908D" w14:textId="77777777" w:rsidR="0052097E" w:rsidRPr="0052097E" w:rsidRDefault="0052097E" w:rsidP="0052097E">
      <w:pPr>
        <w:rPr>
          <w:ins w:id="1079" w:author="Rickey, Terry W (TJ) JR CIV USARMY CESAM (USA)" w:date="2026-01-07T14:15:00Z"/>
          <w:b/>
          <w:bCs/>
        </w:rPr>
      </w:pPr>
      <w:ins w:id="1080" w:author="Rickey, Terry W (TJ) JR CIV USARMY CESAM (USA)" w:date="2026-01-07T14:15:00Z">
        <w:r w:rsidRPr="0052097E">
          <w:t>Existing Conservation Lockage Operations</w:t>
        </w:r>
      </w:ins>
    </w:p>
    <w:p w14:paraId="67C52A17" w14:textId="77777777" w:rsidR="0052097E" w:rsidRPr="0052097E" w:rsidRDefault="0052097E" w:rsidP="0052097E">
      <w:pPr>
        <w:rPr>
          <w:ins w:id="1081" w:author="Rickey, Terry W (TJ) JR CIV USARMY CESAM (USA)" w:date="2026-01-07T14:15:00Z"/>
        </w:rPr>
      </w:pPr>
      <w:ins w:id="1082" w:author="Rickey, Terry W (TJ) JR CIV USARMY CESAM (USA)" w:date="2026-01-07T14:15:00Z">
        <w:r w:rsidRPr="0052097E">
          <w:t>Recognizing the dams' impact on fish migration, the USACE Mobile District, in coordination with conservation agencies, has previously implemented a practice known as "Conservation Lockages." This practice represents a proactive, non-structural effort to facilitate fish passage using the existing navigation infrastructure.</w:t>
        </w:r>
      </w:ins>
    </w:p>
    <w:p w14:paraId="11ECAF64" w14:textId="77777777" w:rsidR="0052097E" w:rsidRPr="0052097E" w:rsidRDefault="0052097E" w:rsidP="0052097E">
      <w:pPr>
        <w:rPr>
          <w:ins w:id="1083" w:author="Rickey, Terry W (TJ) JR CIV USARMY CESAM (USA)" w:date="2026-01-07T14:15:00Z"/>
        </w:rPr>
      </w:pPr>
      <w:ins w:id="1084" w:author="Rickey, Terry W (TJ) JR CIV USARMY CESAM (USA)" w:date="2026-01-07T14:15:00Z">
        <w:r w:rsidRPr="0052097E">
          <w:t>A conservation lockage is a lockage cycle performed for the express purpose of moving fish, not vessels.</w:t>
        </w:r>
      </w:ins>
    </w:p>
    <w:p w14:paraId="40114C8B" w14:textId="77777777" w:rsidR="0052097E" w:rsidRPr="0052097E" w:rsidRDefault="0052097E" w:rsidP="0052097E">
      <w:pPr>
        <w:rPr>
          <w:ins w:id="1085" w:author="Rickey, Terry W (TJ) JR CIV USARMY CESAM (USA)" w:date="2026-01-07T14:15:00Z"/>
        </w:rPr>
      </w:pPr>
      <w:ins w:id="1086" w:author="Rickey, Terry W (TJ) JR CIV USARMY CESAM (USA)" w:date="2026-01-07T14:15:00Z">
        <w:r w:rsidRPr="0052097E">
          <w:t>How it Differs from Normal Operations:</w:t>
        </w:r>
        <w:r w:rsidRPr="0052097E">
          <w:br/>
          <w:t>The key difference is intent and initiation. Instead of being triggered by a boat, a conservation lockage is initiated by a lock operator based on a pre-determined general understanding of migratory seasons. The process typically involves:</w:t>
        </w:r>
      </w:ins>
    </w:p>
    <w:p w14:paraId="72B259B1" w14:textId="77777777" w:rsidR="0052097E" w:rsidRPr="0052097E" w:rsidRDefault="0052097E" w:rsidP="0052097E">
      <w:pPr>
        <w:numPr>
          <w:ilvl w:val="0"/>
          <w:numId w:val="6"/>
        </w:numPr>
        <w:rPr>
          <w:ins w:id="1087" w:author="Rickey, Terry W (TJ) JR CIV USARMY CESAM (USA)" w:date="2026-01-07T14:15:00Z"/>
        </w:rPr>
      </w:pPr>
      <w:ins w:id="1088" w:author="Rickey, Terry W (TJ) JR CIV USARMY CESAM (USA)" w:date="2026-01-07T14:15:00Z">
        <w:r w:rsidRPr="0052097E">
          <w:t>Lowering the water level in the lock chamber to match the downstream (tailwater) level.</w:t>
        </w:r>
      </w:ins>
    </w:p>
    <w:p w14:paraId="3F27DC67" w14:textId="77777777" w:rsidR="0052097E" w:rsidRPr="0052097E" w:rsidRDefault="0052097E" w:rsidP="0052097E">
      <w:pPr>
        <w:numPr>
          <w:ilvl w:val="0"/>
          <w:numId w:val="6"/>
        </w:numPr>
        <w:rPr>
          <w:ins w:id="1089" w:author="Rickey, Terry W (TJ) JR CIV USARMY CESAM (USA)" w:date="2026-01-07T14:15:00Z"/>
        </w:rPr>
      </w:pPr>
      <w:ins w:id="1090" w:author="Rickey, Terry W (TJ) JR CIV USARMY CESAM (USA)" w:date="2026-01-07T14:15:00Z">
        <w:r w:rsidRPr="0052097E">
          <w:t>Opening the downstream miter gates for a designated period, allowing the fish aggregated in the tailwater to swim into the lock chamber, attracted by the flow.</w:t>
        </w:r>
      </w:ins>
    </w:p>
    <w:p w14:paraId="773F340E" w14:textId="77777777" w:rsidR="0052097E" w:rsidRPr="0052097E" w:rsidRDefault="0052097E" w:rsidP="0052097E">
      <w:pPr>
        <w:numPr>
          <w:ilvl w:val="0"/>
          <w:numId w:val="6"/>
        </w:numPr>
        <w:rPr>
          <w:ins w:id="1091" w:author="Rickey, Terry W (TJ) JR CIV USARMY CESAM (USA)" w:date="2026-01-07T14:15:00Z"/>
        </w:rPr>
      </w:pPr>
      <w:ins w:id="1092" w:author="Rickey, Terry W (TJ) JR CIV USARMY CESAM (USA)" w:date="2026-01-07T14:15:00Z">
        <w:r w:rsidRPr="0052097E">
          <w:t>Closing the downstream gates and filling the chamber to the upstream (headwater) level.</w:t>
        </w:r>
      </w:ins>
    </w:p>
    <w:p w14:paraId="4EBCF8B8" w14:textId="77777777" w:rsidR="0052097E" w:rsidRPr="0052097E" w:rsidRDefault="0052097E" w:rsidP="0052097E">
      <w:pPr>
        <w:numPr>
          <w:ilvl w:val="0"/>
          <w:numId w:val="6"/>
        </w:numPr>
        <w:rPr>
          <w:ins w:id="1093" w:author="Rickey, Terry W (TJ) JR CIV USARMY CESAM (USA)" w:date="2026-01-07T14:15:00Z"/>
        </w:rPr>
      </w:pPr>
      <w:ins w:id="1094" w:author="Rickey, Terry W (TJ) JR CIV USARMY CESAM (USA)" w:date="2026-01-07T14:15:00Z">
        <w:r w:rsidRPr="0052097E">
          <w:lastRenderedPageBreak/>
          <w:t>Opening the upstream miter gates, allowing the fish to exit into the upstream reach.</w:t>
        </w:r>
      </w:ins>
    </w:p>
    <w:p w14:paraId="429E7998" w14:textId="77777777" w:rsidR="0052097E" w:rsidRPr="0052097E" w:rsidRDefault="0052097E" w:rsidP="0052097E">
      <w:pPr>
        <w:rPr>
          <w:ins w:id="1095" w:author="Rickey, Terry W (TJ) JR CIV USARMY CESAM (USA)" w:date="2026-01-07T14:15:00Z"/>
        </w:rPr>
      </w:pPr>
      <w:ins w:id="1096" w:author="Rickey, Terry W (TJ) JR CIV USARMY CESAM (USA)" w:date="2026-01-07T14:15:00Z">
        <w:r w:rsidRPr="0052097E">
          <w:t>Seasonality and Conditions:</w:t>
        </w:r>
        <w:r w:rsidRPr="0052097E">
          <w:br/>
          <w:t>Historically, these conservation lockages have been performed based on a general seasonal understanding of fish migration.</w:t>
        </w:r>
      </w:ins>
    </w:p>
    <w:p w14:paraId="54AB9263" w14:textId="77777777" w:rsidR="0052097E" w:rsidRPr="0052097E" w:rsidRDefault="0052097E" w:rsidP="0052097E">
      <w:pPr>
        <w:numPr>
          <w:ilvl w:val="0"/>
          <w:numId w:val="7"/>
        </w:numPr>
        <w:rPr>
          <w:ins w:id="1097" w:author="Rickey, Terry W (TJ) JR CIV USARMY CESAM (USA)" w:date="2026-01-07T14:15:00Z"/>
        </w:rPr>
      </w:pPr>
      <w:ins w:id="1098" w:author="Rickey, Terry W (TJ) JR CIV USARMY CESAM (USA)" w:date="2026-01-07T14:15:00Z">
        <w:r w:rsidRPr="0052097E">
          <w:t>Seasonality: The efforts have been concentrated in the spring months (typically March through May), as this period is widely known to be the primary spawning season for many riverine species.</w:t>
        </w:r>
      </w:ins>
    </w:p>
    <w:p w14:paraId="551BB575" w14:textId="77777777" w:rsidR="0052097E" w:rsidRPr="0052097E" w:rsidRDefault="0052097E" w:rsidP="0052097E">
      <w:pPr>
        <w:numPr>
          <w:ilvl w:val="0"/>
          <w:numId w:val="7"/>
        </w:numPr>
        <w:rPr>
          <w:ins w:id="1099" w:author="Rickey, Terry W (TJ) JR CIV USARMY CESAM (USA)" w:date="2026-01-07T14:15:00Z"/>
        </w:rPr>
      </w:pPr>
      <w:ins w:id="1100" w:author="Rickey, Terry W (TJ) JR CIV USARMY CESAM (USA)" w:date="2026-01-07T14:15:00Z">
        <w:r w:rsidRPr="0052097E">
          <w:t>Conditions Needed to Attempt: Prior to the recent SRP studies, there were no specific, data-driven environmental triggers used to initiate these lockages. The decision to perform them was based on the calendar (i.e., "it is spring, so we should perform some lockages") rather than on a direct response to real-time river conditions, such as a specific flow rate or water temperature.</w:t>
        </w:r>
      </w:ins>
    </w:p>
    <w:p w14:paraId="230D2D03" w14:textId="6DFE4D30" w:rsidR="0052097E" w:rsidRPr="0052097E" w:rsidRDefault="0052097E" w:rsidP="0052097E">
      <w:pPr>
        <w:rPr>
          <w:ins w:id="1101" w:author="Rickey, Terry W (TJ) JR CIV USARMY CESAM (USA)" w:date="2026-01-07T14:15:00Z"/>
        </w:rPr>
      </w:pPr>
      <w:ins w:id="1102" w:author="Rickey, Terry W (TJ) JR CIV USARMY CESAM (USA)" w:date="2026-01-07T14:15:00Z">
        <w:r w:rsidRPr="0052097E">
          <w:t xml:space="preserve">This practice, while well-intentioned and based on the best available science at the time, represented a significant opportunity for optimization. </w:t>
        </w:r>
      </w:ins>
    </w:p>
    <w:p w14:paraId="198C2052" w14:textId="77777777" w:rsidR="0052097E" w:rsidRDefault="0052097E" w:rsidP="00E729D4"/>
    <w:p w14:paraId="7A986B0B" w14:textId="089B2D3C" w:rsidR="00C164C4" w:rsidRDefault="00C164C4" w:rsidP="00C164C4">
      <w:pPr>
        <w:pStyle w:val="Heading2"/>
      </w:pPr>
      <w:bookmarkStart w:id="1103" w:name="_Toc219287581"/>
      <w:r>
        <w:t>Alabama River Lockages Sustainable Rivers Project</w:t>
      </w:r>
      <w:bookmarkEnd w:id="1103"/>
    </w:p>
    <w:p w14:paraId="548CAF5B" w14:textId="26F605E9" w:rsidR="00E729D4" w:rsidRDefault="00E729D4" w:rsidP="00C164C4">
      <w:r>
        <w:t xml:space="preserve">Due to the low number of commercial </w:t>
      </w:r>
      <w:r w:rsidR="006473D0">
        <w:t xml:space="preserve">barge </w:t>
      </w:r>
      <w:r>
        <w:t xml:space="preserve">lockages, </w:t>
      </w:r>
      <w:ins w:id="1104" w:author="Richter, Lane A CIV USARMY CEMVP (USA) [2]" w:date="2026-01-07T10:47:00Z" w16du:dateUtc="2026-01-07T16:47:00Z">
        <w:r w:rsidR="007F1EBB">
          <w:t xml:space="preserve">a modification to operations at </w:t>
        </w:r>
      </w:ins>
      <w:r>
        <w:t>Claiborne</w:t>
      </w:r>
      <w:r w:rsidRPr="00041419">
        <w:t xml:space="preserve"> and Millers Ferry</w:t>
      </w:r>
      <w:r>
        <w:t xml:space="preserve"> L&amp;Ds </w:t>
      </w:r>
      <w:del w:id="1105" w:author="Richter, Lane A CIV USARMY CEMVP (USA) [2]" w:date="2026-01-07T10:47:00Z" w16du:dateUtc="2026-01-07T16:47:00Z">
        <w:r w:rsidDel="007F1EBB">
          <w:delText xml:space="preserve">were identified for study to </w:delText>
        </w:r>
        <w:r w:rsidR="006473D0" w:rsidDel="007F1EBB">
          <w:delText>modify o</w:delText>
        </w:r>
        <w:r w:rsidDel="007F1EBB">
          <w:delText xml:space="preserve">perations </w:delText>
        </w:r>
        <w:r w:rsidR="006473D0" w:rsidDel="007F1EBB">
          <w:delText>to</w:delText>
        </w:r>
      </w:del>
      <w:ins w:id="1106" w:author="Richter, Lane A CIV USARMY CEMVP (USA) [2]" w:date="2026-01-07T10:47:00Z" w16du:dateUtc="2026-01-07T16:47:00Z">
        <w:r w:rsidR="007F1EBB">
          <w:t>may</w:t>
        </w:r>
      </w:ins>
      <w:r w:rsidR="006473D0">
        <w:t xml:space="preserve"> improve</w:t>
      </w:r>
      <w:r>
        <w:t xml:space="preserve"> migratory fish passage within the Mobile River Basin</w:t>
      </w:r>
      <w:ins w:id="1107" w:author="Richter, Lane A CIV USARMY CEMVP (USA) [2]" w:date="2026-01-07T10:35:00Z" w16du:dateUtc="2026-01-07T16:35:00Z">
        <w:r w:rsidR="00833C4A">
          <w:t xml:space="preserve"> while</w:t>
        </w:r>
      </w:ins>
      <w:ins w:id="1108" w:author="Richter, Lane A CIV USARMY CEMVP (USA) [2]" w:date="2026-01-07T10:36:00Z" w16du:dateUtc="2026-01-07T16:36:00Z">
        <w:r w:rsidR="002E6691">
          <w:t xml:space="preserve"> continuing to</w:t>
        </w:r>
        <w:r w:rsidR="00BB16C3">
          <w:t xml:space="preserve"> support all authorized purposes</w:t>
        </w:r>
      </w:ins>
      <w:r>
        <w:t>.</w:t>
      </w:r>
    </w:p>
    <w:p w14:paraId="0D654717" w14:textId="6955D438" w:rsidR="00C164C4" w:rsidRDefault="00C164C4" w:rsidP="00C164C4">
      <w:pPr>
        <w:rPr>
          <w:ins w:id="1109" w:author="Rickey, Terry W (TJ) JR CIV USARMY CESAM (USA)" w:date="2026-01-14T08:19:00Z" w16du:dateUtc="2026-01-14T14:19:00Z"/>
        </w:rPr>
      </w:pPr>
      <w:r w:rsidRPr="00C164C4">
        <w:t xml:space="preserve">The goal of the project is to inform </w:t>
      </w:r>
      <w:r>
        <w:t xml:space="preserve">operations </w:t>
      </w:r>
      <w:r w:rsidRPr="00C164C4">
        <w:t xml:space="preserve">at the Claiborne and Millers Ferry L&amp;Ds to better support aquatic species </w:t>
      </w:r>
      <w:r w:rsidR="008C089A">
        <w:t>along</w:t>
      </w:r>
      <w:r w:rsidR="008C089A" w:rsidRPr="00C164C4">
        <w:t xml:space="preserve"> </w:t>
      </w:r>
      <w:r w:rsidRPr="00C164C4">
        <w:t xml:space="preserve">the entire Alabama River System. </w:t>
      </w:r>
      <w:r>
        <w:t>The FY 23 effort consisted of</w:t>
      </w:r>
      <w:r w:rsidRPr="00C164C4">
        <w:t xml:space="preserve"> </w:t>
      </w:r>
      <w:r>
        <w:t xml:space="preserve">gathering </w:t>
      </w:r>
      <w:r w:rsidRPr="00C164C4">
        <w:t xml:space="preserve">baseline data on operations and ecological conditions </w:t>
      </w:r>
      <w:del w:id="1110" w:author="Richter, Lane A CIV USARMY CEMVP (USA) [2]" w:date="2026-01-07T10:48:00Z" w16du:dateUtc="2026-01-07T16:48:00Z">
        <w:r w:rsidRPr="00C164C4" w:rsidDel="003A3A8C">
          <w:delText xml:space="preserve">and </w:delText>
        </w:r>
      </w:del>
      <w:ins w:id="1111" w:author="Richter, Lane A CIV USARMY CEMVP (USA) [2]" w:date="2026-01-07T10:48:00Z" w16du:dateUtc="2026-01-07T16:48:00Z">
        <w:r w:rsidR="003A3A8C">
          <w:t>to</w:t>
        </w:r>
        <w:r w:rsidR="003A3A8C" w:rsidRPr="00C164C4">
          <w:t xml:space="preserve"> </w:t>
        </w:r>
      </w:ins>
      <w:r w:rsidRPr="00C164C4">
        <w:t xml:space="preserve">develop recommendations for operational alternatives </w:t>
      </w:r>
      <w:r w:rsidR="00CC724B">
        <w:t>to evaluate</w:t>
      </w:r>
      <w:r w:rsidRPr="00C164C4">
        <w:t xml:space="preserve"> in subsequent years.</w:t>
      </w:r>
    </w:p>
    <w:p w14:paraId="13A8F584" w14:textId="77777777" w:rsidR="00947B2E" w:rsidRPr="00947B2E" w:rsidRDefault="00947B2E" w:rsidP="00947B2E">
      <w:pPr>
        <w:rPr>
          <w:ins w:id="1112" w:author="Rickey, Terry W (TJ) JR CIV USARMY CESAM (USA)" w:date="2026-01-14T08:19:00Z"/>
        </w:rPr>
      </w:pPr>
      <w:ins w:id="1113" w:author="Rickey, Terry W (TJ) JR CIV USARMY CESAM (USA)" w:date="2026-01-14T08:19:00Z">
        <w:r w:rsidRPr="00947B2E">
          <w:t>Foundational studies conducted by the Geological Survey of Alabama (GSA) and other partner agencies have provided crucial historical data, suggesting that impoundment has led to declines in "big-river" specialist species and a shift in community composition. However, a modern, comprehensive, and quantitative baseline assessment was needed to understand the river's current ecological state and to provide a scientifically defensible foundation for any future restoration or management actions.</w:t>
        </w:r>
      </w:ins>
    </w:p>
    <w:p w14:paraId="53DF9202" w14:textId="77777777" w:rsidR="00947B2E" w:rsidRPr="00947B2E" w:rsidRDefault="00947B2E" w:rsidP="00947B2E">
      <w:pPr>
        <w:rPr>
          <w:ins w:id="1114" w:author="Rickey, Terry W (TJ) JR CIV USARMY CESAM (USA)" w:date="2026-01-14T08:19:00Z"/>
        </w:rPr>
      </w:pPr>
      <w:ins w:id="1115" w:author="Rickey, Terry W (TJ) JR CIV USARMY CESAM (USA)" w:date="2026-01-14T08:19:00Z">
        <w:r w:rsidRPr="00947B2E">
          <w:t>The Fiscal Year 2023 (FY23) baseline study was initiated as the first and foundational phase of a multi-year Sustainable Rivers Program (SRP) investigation. The primary objective of this effort was to move beyond historical accounts and provide a comprehensive, quantitative "snapshot" of the river's current condition. By employing a multi-gear sampling strategy across all major ecological reaches of the lower river, this study aimed to:</w:t>
        </w:r>
      </w:ins>
    </w:p>
    <w:p w14:paraId="42F13463" w14:textId="77777777" w:rsidR="00947B2E" w:rsidRPr="00947B2E" w:rsidRDefault="00947B2E" w:rsidP="00947B2E">
      <w:pPr>
        <w:numPr>
          <w:ilvl w:val="0"/>
          <w:numId w:val="12"/>
        </w:numPr>
        <w:rPr>
          <w:ins w:id="1116" w:author="Rickey, Terry W (TJ) JR CIV USARMY CESAM (USA)" w:date="2026-01-14T08:19:00Z"/>
        </w:rPr>
      </w:pPr>
      <w:ins w:id="1117" w:author="Rickey, Terry W (TJ) JR CIV USARMY CESAM (USA)" w:date="2026-01-14T08:19:00Z">
        <w:r w:rsidRPr="00947B2E">
          <w:t>Establish a definitive, scientifically-defensible baseline for the fish assemblage across the unimpounded and impounded sections of the river.</w:t>
        </w:r>
      </w:ins>
    </w:p>
    <w:p w14:paraId="3A7395C1" w14:textId="77777777" w:rsidR="00947B2E" w:rsidRPr="00947B2E" w:rsidRDefault="00947B2E" w:rsidP="00947B2E">
      <w:pPr>
        <w:numPr>
          <w:ilvl w:val="0"/>
          <w:numId w:val="12"/>
        </w:numPr>
        <w:rPr>
          <w:ins w:id="1118" w:author="Rickey, Terry W (TJ) JR CIV USARMY CESAM (USA)" w:date="2026-01-14T08:19:00Z"/>
        </w:rPr>
      </w:pPr>
      <w:ins w:id="1119" w:author="Rickey, Terry W (TJ) JR CIV USARMY CESAM (USA)" w:date="2026-01-14T08:19:00Z">
        <w:r w:rsidRPr="00947B2E">
          <w:t>Quantify and compare the fish abundance, species richness, and community structure between these distinct reaches.</w:t>
        </w:r>
      </w:ins>
    </w:p>
    <w:p w14:paraId="7F44D424" w14:textId="77777777" w:rsidR="00947B2E" w:rsidRPr="00947B2E" w:rsidRDefault="00947B2E" w:rsidP="00947B2E">
      <w:pPr>
        <w:numPr>
          <w:ilvl w:val="0"/>
          <w:numId w:val="12"/>
        </w:numPr>
        <w:rPr>
          <w:ins w:id="1120" w:author="Rickey, Terry W (TJ) JR CIV USARMY CESAM (USA)" w:date="2026-01-14T08:19:00Z"/>
        </w:rPr>
      </w:pPr>
      <w:ins w:id="1121" w:author="Rickey, Terry W (TJ) JR CIV USARMY CESAM (USA)" w:date="2026-01-14T08:19:00Z">
        <w:r w:rsidRPr="00947B2E">
          <w:lastRenderedPageBreak/>
          <w:t>Document the status and distribution of resident sport fish populations, the small-bodied forage fish community, and rare, habitat-specific species of conservation concern.</w:t>
        </w:r>
      </w:ins>
    </w:p>
    <w:p w14:paraId="40A9A6F5" w14:textId="77777777" w:rsidR="00947B2E" w:rsidRDefault="00947B2E" w:rsidP="00C164C4"/>
    <w:p w14:paraId="56522353" w14:textId="6F379CF3" w:rsidR="00E729D4" w:rsidRDefault="00C164C4" w:rsidP="00C164C4">
      <w:commentRangeStart w:id="1122"/>
      <w:r>
        <w:t>The</w:t>
      </w:r>
      <w:commentRangeEnd w:id="1122"/>
      <w:r w:rsidR="00CD0836">
        <w:rPr>
          <w:rStyle w:val="CommentReference"/>
        </w:rPr>
        <w:commentReference w:id="1122"/>
      </w:r>
      <w:r>
        <w:t xml:space="preserve"> team worked to a</w:t>
      </w:r>
      <w:r w:rsidRPr="00C164C4">
        <w:t>nalyz</w:t>
      </w:r>
      <w:r w:rsidR="006252E6">
        <w:t>e</w:t>
      </w:r>
      <w:r w:rsidRPr="00C164C4">
        <w:t xml:space="preserve"> existing conservation locking operations including </w:t>
      </w:r>
      <w:commentRangeStart w:id="1123"/>
      <w:r w:rsidRPr="00C164C4">
        <w:t>methodology,</w:t>
      </w:r>
      <w:commentRangeEnd w:id="1123"/>
      <w:r w:rsidR="0080069C">
        <w:rPr>
          <w:rStyle w:val="CommentReference"/>
        </w:rPr>
        <w:commentReference w:id="1123"/>
      </w:r>
      <w:r w:rsidRPr="00C164C4">
        <w:t xml:space="preserve"> frequency, duration, timing, and efficacy of fish passage using fish assemblage data as an indicator.  Utiliz</w:t>
      </w:r>
      <w:r>
        <w:t>ing</w:t>
      </w:r>
      <w:r w:rsidRPr="00C164C4">
        <w:t xml:space="preserve"> survey data to summarize fish assemblage and migratory fish passage information related to current conservation locking activities.</w:t>
      </w:r>
    </w:p>
    <w:p w14:paraId="2562D527" w14:textId="77777777" w:rsidR="00E729D4" w:rsidRDefault="00E729D4" w:rsidP="00E729D4">
      <w:pPr>
        <w:keepNext/>
      </w:pPr>
      <w:r>
        <w:rPr>
          <w:noProof/>
        </w:rPr>
        <w:drawing>
          <wp:inline distT="0" distB="0" distL="0" distR="0" wp14:anchorId="69A13B82" wp14:editId="73453468">
            <wp:extent cx="5486400" cy="3200400"/>
            <wp:effectExtent l="0" t="0" r="0" b="0"/>
            <wp:docPr id="1191832220"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A71CB54" w14:textId="2BC4F125" w:rsidR="00E729D4" w:rsidRDefault="00E729D4" w:rsidP="00E729D4">
      <w:pPr>
        <w:pStyle w:val="Caption"/>
      </w:pPr>
      <w:bookmarkStart w:id="1124" w:name="_Toc219287616"/>
      <w:r>
        <w:t xml:space="preserve">Figure </w:t>
      </w:r>
      <w:r>
        <w:fldChar w:fldCharType="begin"/>
      </w:r>
      <w:r>
        <w:instrText xml:space="preserve"> SEQ Figure \* ARABIC </w:instrText>
      </w:r>
      <w:r>
        <w:fldChar w:fldCharType="separate"/>
      </w:r>
      <w:ins w:id="1125" w:author="Rickey, Terry W (TJ) JR CIV USARMY CESAM (USA)" w:date="2026-01-14T12:41:00Z" w16du:dateUtc="2026-01-14T18:41:00Z">
        <w:r w:rsidR="00E507D2">
          <w:rPr>
            <w:noProof/>
          </w:rPr>
          <w:t>2</w:t>
        </w:r>
      </w:ins>
      <w:del w:id="1126" w:author="Rickey, Terry W (TJ) JR CIV USARMY CESAM (USA)" w:date="2026-01-14T12:41:00Z" w16du:dateUtc="2026-01-14T18:41:00Z">
        <w:r w:rsidR="00296190" w:rsidDel="00E507D2">
          <w:rPr>
            <w:noProof/>
          </w:rPr>
          <w:delText>1</w:delText>
        </w:r>
      </w:del>
      <w:r>
        <w:rPr>
          <w:noProof/>
        </w:rPr>
        <w:fldChar w:fldCharType="end"/>
      </w:r>
      <w:r>
        <w:t xml:space="preserve">: </w:t>
      </w:r>
      <w:ins w:id="1127" w:author="Rickey, Terry W (TJ) JR CIV USARMY CESAM (USA)" w:date="2026-01-14T08:07:00Z">
        <w:r w:rsidR="00811B08" w:rsidRPr="00811B08">
          <w:t> Conceptual project development schedule for the Alabama River Lockage Study. The project follows a phased approach, beginning with a Baseline Assessment (FY23), followed by Experimental Lockages (FY24-25) to test passage solutions, and culminating in Integration (FY26) where successful findings are incorporated into updated District Standard Operating Procedures (SOPs).</w:t>
        </w:r>
      </w:ins>
      <w:bookmarkEnd w:id="1124"/>
      <w:del w:id="1128" w:author="Rickey, Terry W (TJ) JR CIV USARMY CESAM (USA)" w:date="2026-01-14T08:07:00Z" w16du:dateUtc="2026-01-14T14:07:00Z">
        <w:r w:rsidDel="00811B08">
          <w:delText>Conceptual project development schedule for the Alabama River Lockage Study.</w:delText>
        </w:r>
      </w:del>
    </w:p>
    <w:p w14:paraId="5CDBF3F9" w14:textId="2EA209BF" w:rsidR="00C164C4" w:rsidRPr="00C164C4" w:rsidDel="0032570C" w:rsidRDefault="00E729D4">
      <w:pPr>
        <w:pStyle w:val="Heading1"/>
        <w:rPr>
          <w:del w:id="1129" w:author="Rickey, Terry W (TJ) JR CIV USARMY CESAM (USA)" w:date="2026-01-14T13:11:00Z" w16du:dateUtc="2026-01-14T19:11:00Z"/>
        </w:rPr>
        <w:pPrChange w:id="1130" w:author="Rickey, Terry W (TJ) JR CIV USARMY CESAM (USA)" w:date="2026-01-14T13:12:00Z" w16du:dateUtc="2026-01-14T19:12:00Z">
          <w:pPr/>
        </w:pPrChange>
      </w:pPr>
      <w:del w:id="1131" w:author="Rickey, Terry W (TJ) JR CIV USARMY CESAM (USA)" w:date="2026-01-14T13:11:00Z" w16du:dateUtc="2026-01-14T19:11:00Z">
        <w:r w:rsidDel="0032570C">
          <w:br w:type="page"/>
        </w:r>
      </w:del>
    </w:p>
    <w:p w14:paraId="6FA98DFB" w14:textId="77777777" w:rsidR="006A4CF2" w:rsidRDefault="00255E93" w:rsidP="0032570C">
      <w:pPr>
        <w:pStyle w:val="Heading1"/>
      </w:pPr>
      <w:bookmarkStart w:id="1132" w:name="_Toc219287582"/>
      <w:r>
        <w:lastRenderedPageBreak/>
        <w:t>Data Gathering</w:t>
      </w:r>
      <w:bookmarkEnd w:id="1132"/>
      <w:r>
        <w:t xml:space="preserve"> </w:t>
      </w:r>
    </w:p>
    <w:p w14:paraId="0BACDEC6" w14:textId="70751059" w:rsidR="00255E93" w:rsidRDefault="006A4CF2" w:rsidP="006A4CF2">
      <w:pPr>
        <w:rPr>
          <w:ins w:id="1133" w:author="Rickey, Terry W (TJ) JR CIV USARMY CESAM (USA)" w:date="2026-01-14T08:25:00Z" w16du:dateUtc="2026-01-14T14:25:00Z"/>
        </w:rPr>
      </w:pPr>
      <w:r>
        <w:t xml:space="preserve">A multi-agency team consisting </w:t>
      </w:r>
      <w:r w:rsidR="004E77E9">
        <w:t>of the</w:t>
      </w:r>
      <w:r>
        <w:t xml:space="preserve"> USACE, </w:t>
      </w:r>
      <w:r w:rsidR="0027183A">
        <w:t>the U.S. Fish and Wildlife Service</w:t>
      </w:r>
      <w:ins w:id="1134" w:author="Richter, Lane A CIV USARMY CEMVP (USA) [2]" w:date="2026-01-07T11:03:00Z" w16du:dateUtc="2026-01-07T17:03:00Z">
        <w:r w:rsidR="00B66B1D">
          <w:t xml:space="preserve"> (USFWS)</w:t>
        </w:r>
      </w:ins>
      <w:r w:rsidR="0027183A">
        <w:t xml:space="preserve">, </w:t>
      </w:r>
      <w:r>
        <w:t>the Nature Conservancy</w:t>
      </w:r>
      <w:r w:rsidR="0027183A">
        <w:t xml:space="preserve"> (TNC)</w:t>
      </w:r>
      <w:r>
        <w:t xml:space="preserve">, Geological </w:t>
      </w:r>
      <w:r w:rsidR="00282918">
        <w:t>Survey</w:t>
      </w:r>
      <w:r>
        <w:t xml:space="preserve"> of Alabama</w:t>
      </w:r>
      <w:r w:rsidR="0027183A">
        <w:t xml:space="preserve"> (GSA)</w:t>
      </w:r>
      <w:r>
        <w:t>, and Alabama Department of Environmental Management</w:t>
      </w:r>
      <w:r w:rsidR="0027183A">
        <w:t xml:space="preserve"> (ADEM), </w:t>
      </w:r>
      <w:r w:rsidR="00454853">
        <w:t xml:space="preserve">was tasked with completing the data gathering </w:t>
      </w:r>
      <w:r w:rsidR="00E729D4">
        <w:t xml:space="preserve">to initiate a study of lockages and biodiversity in the Alabama </w:t>
      </w:r>
      <w:commentRangeStart w:id="1135"/>
      <w:r w:rsidR="00E729D4">
        <w:t>River</w:t>
      </w:r>
      <w:commentRangeEnd w:id="1135"/>
      <w:r w:rsidR="00043862">
        <w:rPr>
          <w:rStyle w:val="CommentReference"/>
        </w:rPr>
        <w:commentReference w:id="1135"/>
      </w:r>
      <w:r w:rsidR="00454853">
        <w:t xml:space="preserve">. </w:t>
      </w:r>
      <w:ins w:id="1136" w:author="Rickey, Terry W (TJ) JR CIV USARMY CESAM (USA)" w:date="2026-01-14T08:20:00Z">
        <w:r w:rsidR="009E6219" w:rsidRPr="009E6219">
          <w:t>The FY23 baseline characterization was designed to create a comprehensive, system-wide inventory of the fish assemblage. To achieve this, sampling sites were strategically distributed across all three major ecological reaches of the lower Alabama River, from the unimpounded section below Claiborne Lock and Dam to the impounded sections upstream of Millers Ferry Lock and Dam.</w:t>
        </w:r>
      </w:ins>
      <w:ins w:id="1137" w:author="Rickey, Terry W (TJ) JR CIV USARMY CESAM (USA)" w:date="2026-01-14T08:20:00Z" w16du:dateUtc="2026-01-14T14:20:00Z">
        <w:r w:rsidR="009E6219">
          <w:t xml:space="preserve"> </w:t>
        </w:r>
      </w:ins>
    </w:p>
    <w:p w14:paraId="6CB59D8F" w14:textId="77777777" w:rsidR="00647775" w:rsidRPr="00647775" w:rsidRDefault="00647775">
      <w:pPr>
        <w:pStyle w:val="Heading2"/>
        <w:rPr>
          <w:ins w:id="1138" w:author="Rickey, Terry W (TJ) JR CIV USARMY CESAM (USA)" w:date="2026-01-14T08:25:00Z"/>
          <w:b/>
          <w:bCs/>
        </w:rPr>
        <w:pPrChange w:id="1139" w:author="Rickey, Terry W (TJ) JR CIV USARMY CESAM (USA)" w:date="2026-01-14T08:25:00Z" w16du:dateUtc="2026-01-14T14:25:00Z">
          <w:pPr/>
        </w:pPrChange>
      </w:pPr>
      <w:bookmarkStart w:id="1140" w:name="_Toc219287583"/>
      <w:ins w:id="1141" w:author="Rickey, Terry W (TJ) JR CIV USARMY CESAM (USA)" w:date="2026-01-14T08:25:00Z">
        <w:r w:rsidRPr="00647775">
          <w:t>Key Target Species and Guilds</w:t>
        </w:r>
        <w:bookmarkEnd w:id="1140"/>
      </w:ins>
    </w:p>
    <w:p w14:paraId="0E6A682B" w14:textId="77777777" w:rsidR="00647775" w:rsidRPr="00647775" w:rsidRDefault="00647775" w:rsidP="00647775">
      <w:pPr>
        <w:rPr>
          <w:ins w:id="1142" w:author="Rickey, Terry W (TJ) JR CIV USARMY CESAM (USA)" w:date="2026-01-14T08:25:00Z"/>
        </w:rPr>
      </w:pPr>
      <w:ins w:id="1143" w:author="Rickey, Terry W (TJ) JR CIV USARMY CESAM (USA)" w:date="2026-01-14T08:25:00Z">
        <w:r w:rsidRPr="00647775">
          <w:t>The sampling strategy for the FY23 baseline study was designed to be comprehensive, but with a particular focus on several key species and functional groups ("guilds"). The status of these groups serves as a powerful indicator of the river's overall ecological health and the specific impacts of impoundment.</w:t>
        </w:r>
      </w:ins>
    </w:p>
    <w:p w14:paraId="232AFEC8" w14:textId="77777777" w:rsidR="00647775" w:rsidRPr="00647775" w:rsidRDefault="00647775">
      <w:pPr>
        <w:pStyle w:val="Heading3"/>
        <w:rPr>
          <w:ins w:id="1144" w:author="Rickey, Terry W (TJ) JR CIV USARMY CESAM (USA)" w:date="2026-01-14T08:25:00Z"/>
          <w:b/>
          <w:bCs/>
        </w:rPr>
        <w:pPrChange w:id="1145" w:author="Rickey, Terry W (TJ) JR CIV USARMY CESAM (USA)" w:date="2026-01-14T08:25:00Z" w16du:dateUtc="2026-01-14T14:25:00Z">
          <w:pPr/>
        </w:pPrChange>
      </w:pPr>
      <w:bookmarkStart w:id="1146" w:name="_Toc219287584"/>
      <w:ins w:id="1147" w:author="Rickey, Terry W (TJ) JR CIV USARMY CESAM (USA)" w:date="2026-01-14T08:25:00Z">
        <w:r w:rsidRPr="00647775">
          <w:t>1. Migratory "Big-River" Species</w:t>
        </w:r>
        <w:bookmarkEnd w:id="1146"/>
      </w:ins>
    </w:p>
    <w:p w14:paraId="437D0B3C" w14:textId="77777777" w:rsidR="00647775" w:rsidRPr="00647775" w:rsidRDefault="00647775" w:rsidP="00647775">
      <w:pPr>
        <w:rPr>
          <w:ins w:id="1148" w:author="Rickey, Terry W (TJ) JR CIV USARMY CESAM (USA)" w:date="2026-01-14T08:25:00Z"/>
        </w:rPr>
      </w:pPr>
      <w:ins w:id="1149" w:author="Rickey, Terry W (TJ) JR CIV USARMY CESAM (USA)" w:date="2026-01-14T08:25:00Z">
        <w:r w:rsidRPr="00647775">
          <w:t>This guild includes large-bodied, potamodromous (freshwater migratory) fish that rely on long, connected stretches of free-flowing river to complete their life cycles. They are highly sensitive to fragmentation by dams. The presence and abundance of these species are key indicators of river connectivity.</w:t>
        </w:r>
      </w:ins>
    </w:p>
    <w:p w14:paraId="2F24C8B3" w14:textId="77777777" w:rsidR="00647775" w:rsidRPr="00647775" w:rsidRDefault="00647775" w:rsidP="00647775">
      <w:pPr>
        <w:numPr>
          <w:ilvl w:val="0"/>
          <w:numId w:val="13"/>
        </w:numPr>
        <w:rPr>
          <w:ins w:id="1150" w:author="Rickey, Terry W (TJ) JR CIV USARMY CESAM (USA)" w:date="2026-01-14T08:25:00Z"/>
        </w:rPr>
      </w:pPr>
      <w:ins w:id="1151" w:author="Rickey, Terry W (TJ) JR CIV USARMY CESAM (USA)" w:date="2026-01-14T08:25:00Z">
        <w:r w:rsidRPr="00647775">
          <w:t>Primary Target Species: Paddlefish (</w:t>
        </w:r>
        <w:r w:rsidRPr="00647775">
          <w:rPr>
            <w:i/>
            <w:iCs/>
          </w:rPr>
          <w:t>Polyodon spathula</w:t>
        </w:r>
        <w:r w:rsidRPr="00647775">
          <w:t>), Smallmouth Buffalo (</w:t>
        </w:r>
        <w:r w:rsidRPr="00647775">
          <w:rPr>
            <w:i/>
            <w:iCs/>
          </w:rPr>
          <w:t>Ictiobus bubalus</w:t>
        </w:r>
        <w:r w:rsidRPr="00647775">
          <w:t>), and Skipjack Herring (</w:t>
        </w:r>
        <w:r w:rsidRPr="00647775">
          <w:rPr>
            <w:i/>
            <w:iCs/>
          </w:rPr>
          <w:t>Alosa chrysochloris</w:t>
        </w:r>
        <w:r w:rsidRPr="00647775">
          <w:t>).</w:t>
        </w:r>
      </w:ins>
    </w:p>
    <w:p w14:paraId="313454F1" w14:textId="77777777" w:rsidR="00647775" w:rsidRPr="00647775" w:rsidRDefault="00647775" w:rsidP="00647775">
      <w:pPr>
        <w:numPr>
          <w:ilvl w:val="0"/>
          <w:numId w:val="13"/>
        </w:numPr>
        <w:rPr>
          <w:ins w:id="1152" w:author="Rickey, Terry W (TJ) JR CIV USARMY CESAM (USA)" w:date="2026-01-14T08:25:00Z"/>
        </w:rPr>
      </w:pPr>
      <w:ins w:id="1153" w:author="Rickey, Terry W (TJ) JR CIV USARMY CESAM (USA)" w:date="2026-01-14T08:25:00Z">
        <w:r w:rsidRPr="00647775">
          <w:t>Significance: These species were historically abundant and supported commercial fisheries before the dams were built. Their current status is a primary measure of the impact of fragmentation.</w:t>
        </w:r>
      </w:ins>
    </w:p>
    <w:p w14:paraId="3FAB7A31" w14:textId="77777777" w:rsidR="00647775" w:rsidRPr="00647775" w:rsidRDefault="00647775">
      <w:pPr>
        <w:pStyle w:val="Heading3"/>
        <w:rPr>
          <w:ins w:id="1154" w:author="Rickey, Terry W (TJ) JR CIV USARMY CESAM (USA)" w:date="2026-01-14T08:25:00Z"/>
          <w:b/>
          <w:bCs/>
        </w:rPr>
        <w:pPrChange w:id="1155" w:author="Rickey, Terry W (TJ) JR CIV USARMY CESAM (USA)" w:date="2026-01-14T08:25:00Z" w16du:dateUtc="2026-01-14T14:25:00Z">
          <w:pPr/>
        </w:pPrChange>
      </w:pPr>
      <w:bookmarkStart w:id="1156" w:name="_Toc219287585"/>
      <w:ins w:id="1157" w:author="Rickey, Terry W (TJ) JR CIV USARMY CESAM (USA)" w:date="2026-01-14T08:25:00Z">
        <w:r w:rsidRPr="00647775">
          <w:t>2. Resident Sport Fish</w:t>
        </w:r>
        <w:bookmarkEnd w:id="1156"/>
      </w:ins>
    </w:p>
    <w:p w14:paraId="307B7F12" w14:textId="77777777" w:rsidR="00647775" w:rsidRPr="00647775" w:rsidRDefault="00647775" w:rsidP="00647775">
      <w:pPr>
        <w:rPr>
          <w:ins w:id="1158" w:author="Rickey, Terry W (TJ) JR CIV USARMY CESAM (USA)" w:date="2026-01-14T08:25:00Z"/>
        </w:rPr>
      </w:pPr>
      <w:ins w:id="1159" w:author="Rickey, Terry W (TJ) JR CIV USARMY CESAM (USA)" w:date="2026-01-14T08:25:00Z">
        <w:r w:rsidRPr="00647775">
          <w:t>This guild includes popular gamefish that are the focus of the river's recreational fishery. They are typically associated with structural habitats like woody debris, vegetation, and riprap along the shoreline. Their population health is a direct measure of the river's recreational value and the health of its resident predator populations.</w:t>
        </w:r>
      </w:ins>
    </w:p>
    <w:p w14:paraId="0CC6A424" w14:textId="77777777" w:rsidR="00647775" w:rsidRPr="00647775" w:rsidRDefault="00647775" w:rsidP="00647775">
      <w:pPr>
        <w:numPr>
          <w:ilvl w:val="0"/>
          <w:numId w:val="14"/>
        </w:numPr>
        <w:rPr>
          <w:ins w:id="1160" w:author="Rickey, Terry W (TJ) JR CIV USARMY CESAM (USA)" w:date="2026-01-14T08:25:00Z"/>
        </w:rPr>
      </w:pPr>
      <w:ins w:id="1161" w:author="Rickey, Terry W (TJ) JR CIV USARMY CESAM (USA)" w:date="2026-01-14T08:25:00Z">
        <w:r w:rsidRPr="00647775">
          <w:t>Primary Target Species: Largemouth Bass (</w:t>
        </w:r>
        <w:r w:rsidRPr="00647775">
          <w:rPr>
            <w:i/>
            <w:iCs/>
          </w:rPr>
          <w:t>Micropterus salmoides</w:t>
        </w:r>
        <w:r w:rsidRPr="00647775">
          <w:t>), Alabama Bass (</w:t>
        </w:r>
        <w:r w:rsidRPr="00647775">
          <w:rPr>
            <w:i/>
            <w:iCs/>
          </w:rPr>
          <w:t>M. henshalli</w:t>
        </w:r>
        <w:r w:rsidRPr="00647775">
          <w:t>), Spotted Bass (</w:t>
        </w:r>
        <w:r w:rsidRPr="00647775">
          <w:rPr>
            <w:i/>
            <w:iCs/>
          </w:rPr>
          <w:t>M. punctulatus</w:t>
        </w:r>
        <w:r w:rsidRPr="00647775">
          <w:t>), and various crappie (</w:t>
        </w:r>
        <w:r w:rsidRPr="00647775">
          <w:rPr>
            <w:i/>
            <w:iCs/>
          </w:rPr>
          <w:t>Pomoxis</w:t>
        </w:r>
        <w:r w:rsidRPr="00647775">
          <w:t> spp.) and sunfish (</w:t>
        </w:r>
        <w:r w:rsidRPr="00647775">
          <w:rPr>
            <w:i/>
            <w:iCs/>
          </w:rPr>
          <w:t>Lepomis</w:t>
        </w:r>
        <w:r w:rsidRPr="00647775">
          <w:t> spp.).</w:t>
        </w:r>
      </w:ins>
    </w:p>
    <w:p w14:paraId="3B93C14F" w14:textId="77777777" w:rsidR="00647775" w:rsidRPr="00647775" w:rsidRDefault="00647775" w:rsidP="00647775">
      <w:pPr>
        <w:numPr>
          <w:ilvl w:val="0"/>
          <w:numId w:val="14"/>
        </w:numPr>
        <w:rPr>
          <w:ins w:id="1162" w:author="Rickey, Terry W (TJ) JR CIV USARMY CESAM (USA)" w:date="2026-01-14T08:25:00Z"/>
        </w:rPr>
      </w:pPr>
      <w:ins w:id="1163" w:author="Rickey, Terry W (TJ) JR CIV USARMY CESAM (USA)" w:date="2026-01-14T08:25:00Z">
        <w:r w:rsidRPr="00647775">
          <w:t>Significance: These species are a key management priority for state agencies and are excellent indicators of the health of near-shore habitats.</w:t>
        </w:r>
      </w:ins>
    </w:p>
    <w:p w14:paraId="2E6BD170" w14:textId="77777777" w:rsidR="00647775" w:rsidRPr="00647775" w:rsidRDefault="00647775">
      <w:pPr>
        <w:pStyle w:val="Heading3"/>
        <w:rPr>
          <w:ins w:id="1164" w:author="Rickey, Terry W (TJ) JR CIV USARMY CESAM (USA)" w:date="2026-01-14T08:25:00Z"/>
          <w:b/>
          <w:bCs/>
        </w:rPr>
        <w:pPrChange w:id="1165" w:author="Rickey, Terry W (TJ) JR CIV USARMY CESAM (USA)" w:date="2026-01-14T08:25:00Z" w16du:dateUtc="2026-01-14T14:25:00Z">
          <w:pPr/>
        </w:pPrChange>
      </w:pPr>
      <w:bookmarkStart w:id="1166" w:name="_Toc219287586"/>
      <w:ins w:id="1167" w:author="Rickey, Terry W (TJ) JR CIV USARMY CESAM (USA)" w:date="2026-01-14T08:25:00Z">
        <w:r w:rsidRPr="00647775">
          <w:t>3. Benthic Specialists of Conservation Concern</w:t>
        </w:r>
        <w:bookmarkEnd w:id="1166"/>
      </w:ins>
    </w:p>
    <w:p w14:paraId="794E7214" w14:textId="77777777" w:rsidR="00647775" w:rsidRPr="00647775" w:rsidRDefault="00647775" w:rsidP="00647775">
      <w:pPr>
        <w:rPr>
          <w:ins w:id="1168" w:author="Rickey, Terry W (TJ) JR CIV USARMY CESAM (USA)" w:date="2026-01-14T08:25:00Z"/>
        </w:rPr>
      </w:pPr>
      <w:ins w:id="1169" w:author="Rickey, Terry W (TJ) JR CIV USARMY CESAM (USA)" w:date="2026-01-14T08:25:00Z">
        <w:r w:rsidRPr="00647775">
          <w:t>This guild includes rare, small-bodied species that are highly adapted to specific bottom habitats, particularly the clean, flowing water over gravel and sand bars that were historically common in the river. They are extremely vulnerable to habitat alteration caused by impoundment (e.g., siltation of gravel bars).</w:t>
        </w:r>
      </w:ins>
    </w:p>
    <w:p w14:paraId="517B528A" w14:textId="77777777" w:rsidR="00647775" w:rsidRPr="00647775" w:rsidRDefault="00647775" w:rsidP="00647775">
      <w:pPr>
        <w:numPr>
          <w:ilvl w:val="0"/>
          <w:numId w:val="15"/>
        </w:numPr>
        <w:rPr>
          <w:ins w:id="1170" w:author="Rickey, Terry W (TJ) JR CIV USARMY CESAM (USA)" w:date="2026-01-14T08:25:00Z"/>
        </w:rPr>
      </w:pPr>
      <w:ins w:id="1171" w:author="Rickey, Terry W (TJ) JR CIV USARMY CESAM (USA)" w:date="2026-01-14T08:25:00Z">
        <w:r w:rsidRPr="00647775">
          <w:lastRenderedPageBreak/>
          <w:t>Primary Target Species: Crystal Darter (</w:t>
        </w:r>
        <w:r w:rsidRPr="00647775">
          <w:rPr>
            <w:i/>
            <w:iCs/>
          </w:rPr>
          <w:t>Crystallaria asprella</w:t>
        </w:r>
        <w:r w:rsidRPr="00647775">
          <w:t>) and Mobile Chub (</w:t>
        </w:r>
        <w:r w:rsidRPr="00647775">
          <w:rPr>
            <w:i/>
            <w:iCs/>
          </w:rPr>
          <w:t>Macrhybopsis sp.</w:t>
        </w:r>
        <w:r w:rsidRPr="00647775">
          <w:t>).</w:t>
        </w:r>
      </w:ins>
    </w:p>
    <w:p w14:paraId="031A59EB" w14:textId="77777777" w:rsidR="00647775" w:rsidRPr="00647775" w:rsidRDefault="00647775" w:rsidP="00647775">
      <w:pPr>
        <w:numPr>
          <w:ilvl w:val="0"/>
          <w:numId w:val="15"/>
        </w:numPr>
        <w:rPr>
          <w:ins w:id="1172" w:author="Rickey, Terry W (TJ) JR CIV USARMY CESAM (USA)" w:date="2026-01-14T08:25:00Z"/>
        </w:rPr>
      </w:pPr>
      <w:ins w:id="1173" w:author="Rickey, Terry W (TJ) JR CIV USARMY CESAM (USA)" w:date="2026-01-14T08:25:00Z">
        <w:r w:rsidRPr="00647775">
          <w:t>Significance: The presence of these species acts as a "canary in the coal mine." Documenting them confirms that critical, high-quality remnant habitats still exist and are functional, making them high-priority targets for conservation.</w:t>
        </w:r>
      </w:ins>
    </w:p>
    <w:p w14:paraId="24F8416C" w14:textId="77777777" w:rsidR="00647775" w:rsidRPr="00647775" w:rsidRDefault="00647775">
      <w:pPr>
        <w:pStyle w:val="Heading3"/>
        <w:rPr>
          <w:ins w:id="1174" w:author="Rickey, Terry W (TJ) JR CIV USARMY CESAM (USA)" w:date="2026-01-14T08:25:00Z"/>
          <w:b/>
          <w:bCs/>
        </w:rPr>
        <w:pPrChange w:id="1175" w:author="Rickey, Terry W (TJ) JR CIV USARMY CESAM (USA)" w:date="2026-01-14T08:25:00Z" w16du:dateUtc="2026-01-14T14:25:00Z">
          <w:pPr/>
        </w:pPrChange>
      </w:pPr>
      <w:bookmarkStart w:id="1176" w:name="_Toc219287587"/>
      <w:ins w:id="1177" w:author="Rickey, Terry W (TJ) JR CIV USARMY CESAM (USA)" w:date="2026-01-14T08:25:00Z">
        <w:r w:rsidRPr="00647775">
          <w:t>4. Forage Fish Community</w:t>
        </w:r>
        <w:bookmarkEnd w:id="1176"/>
      </w:ins>
    </w:p>
    <w:p w14:paraId="62F296CA" w14:textId="77777777" w:rsidR="00647775" w:rsidRPr="00647775" w:rsidRDefault="00647775" w:rsidP="00647775">
      <w:pPr>
        <w:rPr>
          <w:ins w:id="1178" w:author="Rickey, Terry W (TJ) JR CIV USARMY CESAM (USA)" w:date="2026-01-14T08:25:00Z"/>
        </w:rPr>
      </w:pPr>
      <w:ins w:id="1179" w:author="Rickey, Terry W (TJ) JR CIV USARMY CESAM (USA)" w:date="2026-01-14T08:25:00Z">
        <w:r w:rsidRPr="00647775">
          <w:t>This is a broad guild that includes numerous small-bodied cyprinids (shiners and minnows). While individually small, their collective abundance forms the critical prey base that supports all the larger predator species in the river.</w:t>
        </w:r>
      </w:ins>
    </w:p>
    <w:p w14:paraId="0F8FA9F7" w14:textId="77777777" w:rsidR="00647775" w:rsidRPr="00647775" w:rsidRDefault="00647775" w:rsidP="00647775">
      <w:pPr>
        <w:numPr>
          <w:ilvl w:val="0"/>
          <w:numId w:val="16"/>
        </w:numPr>
        <w:rPr>
          <w:ins w:id="1180" w:author="Rickey, Terry W (TJ) JR CIV USARMY CESAM (USA)" w:date="2026-01-14T08:25:00Z"/>
        </w:rPr>
      </w:pPr>
      <w:ins w:id="1181" w:author="Rickey, Terry W (TJ) JR CIV USARMY CESAM (USA)" w:date="2026-01-14T08:25:00Z">
        <w:r w:rsidRPr="00647775">
          <w:t>Primary Target Species: Various shiners (</w:t>
        </w:r>
        <w:r w:rsidRPr="00647775">
          <w:rPr>
            <w:i/>
            <w:iCs/>
          </w:rPr>
          <w:t>Notropis</w:t>
        </w:r>
        <w:r w:rsidRPr="00647775">
          <w:t>, </w:t>
        </w:r>
        <w:r w:rsidRPr="00647775">
          <w:rPr>
            <w:i/>
            <w:iCs/>
          </w:rPr>
          <w:t>Cyprinella</w:t>
        </w:r>
        <w:r w:rsidRPr="00647775">
          <w:t>) and other small minnows.</w:t>
        </w:r>
      </w:ins>
    </w:p>
    <w:p w14:paraId="15780F65" w14:textId="77777777" w:rsidR="00647775" w:rsidRPr="00647775" w:rsidRDefault="00647775" w:rsidP="00647775">
      <w:pPr>
        <w:numPr>
          <w:ilvl w:val="0"/>
          <w:numId w:val="16"/>
        </w:numPr>
        <w:rPr>
          <w:ins w:id="1182" w:author="Rickey, Terry W (TJ) JR CIV USARMY CESAM (USA)" w:date="2026-01-14T08:25:00Z"/>
        </w:rPr>
      </w:pPr>
      <w:ins w:id="1183" w:author="Rickey, Terry W (TJ) JR CIV USARMY CESAM (USA)" w:date="2026-01-14T08:25:00Z">
        <w:r w:rsidRPr="00647775">
          <w:t>Significance: A healthy and abundant forage base is the foundation of a healthy river ecosystem. Documenting the status of this community is essential for understanding the river's overall carrying capacity for larger fish.</w:t>
        </w:r>
      </w:ins>
    </w:p>
    <w:p w14:paraId="0CFEF9DD" w14:textId="77777777" w:rsidR="00647775" w:rsidRDefault="00647775" w:rsidP="006A4CF2">
      <w:pPr>
        <w:rPr>
          <w:ins w:id="1184" w:author="Richter, Lane A CIV USARMY CEMVP (USA) [2]" w:date="2026-01-07T11:04:00Z" w16du:dateUtc="2026-01-07T17:04:00Z"/>
        </w:rPr>
      </w:pPr>
    </w:p>
    <w:p w14:paraId="49620595" w14:textId="77777777" w:rsidR="00116293" w:rsidRDefault="00BB1094" w:rsidP="00BB1094">
      <w:pPr>
        <w:pStyle w:val="Heading2"/>
        <w:rPr>
          <w:rFonts w:eastAsia="Times New Roman"/>
        </w:rPr>
      </w:pPr>
      <w:bookmarkStart w:id="1185" w:name="_Toc219287588"/>
      <w:commentRangeStart w:id="1186"/>
      <w:r>
        <w:rPr>
          <w:rFonts w:eastAsia="Times New Roman"/>
        </w:rPr>
        <w:t>Electrofishing</w:t>
      </w:r>
      <w:commentRangeEnd w:id="1186"/>
      <w:r w:rsidR="00F72F49">
        <w:rPr>
          <w:rStyle w:val="CommentReference"/>
          <w:rFonts w:asciiTheme="minorHAnsi" w:eastAsiaTheme="minorHAnsi" w:hAnsiTheme="minorHAnsi" w:cstheme="minorBidi"/>
          <w:color w:val="auto"/>
        </w:rPr>
        <w:commentReference w:id="1186"/>
      </w:r>
      <w:bookmarkEnd w:id="1185"/>
    </w:p>
    <w:p w14:paraId="70A6F8A7" w14:textId="77777777" w:rsidR="001E6A7B" w:rsidRDefault="001E6A7B" w:rsidP="001E6A7B">
      <w:pPr>
        <w:pStyle w:val="Heading3"/>
        <w:rPr>
          <w:ins w:id="1187" w:author="Rickey, Terry W (TJ) JR CIV USARMY CESAM (USA)" w:date="2026-01-07T14:49:00Z" w16du:dateUtc="2026-01-07T20:49:00Z"/>
        </w:rPr>
      </w:pPr>
      <w:bookmarkStart w:id="1188" w:name="_Toc219287589"/>
      <w:ins w:id="1189" w:author="Rickey, Terry W (TJ) JR CIV USARMY CESAM (USA)" w:date="2026-01-07T14:49:00Z" w16du:dateUtc="2026-01-07T20:49:00Z">
        <w:r>
          <w:t>Method</w:t>
        </w:r>
        <w:bookmarkEnd w:id="1188"/>
      </w:ins>
    </w:p>
    <w:p w14:paraId="525CC6E2" w14:textId="613995D5" w:rsidR="005729F2" w:rsidRDefault="00116293" w:rsidP="00116293">
      <w:commentRangeStart w:id="1190"/>
      <w:r>
        <w:t>ADEM</w:t>
      </w:r>
      <w:r w:rsidR="0027183A">
        <w:t xml:space="preserve"> and GSA</w:t>
      </w:r>
      <w:r>
        <w:t xml:space="preserve"> staff conducted 2 shoreline assessments in March and June</w:t>
      </w:r>
      <w:ins w:id="1191" w:author="Rickey, Terry W (TJ) JR CIV USARMY CESAM (USA)" w:date="2026-01-07T14:49:00Z" w16du:dateUtc="2026-01-07T20:49:00Z">
        <w:r w:rsidR="001E6A7B">
          <w:t xml:space="preserve">. </w:t>
        </w:r>
      </w:ins>
      <w:ins w:id="1192" w:author="Rickey, Terry W (TJ) JR CIV USARMY CESAM (USA)" w:date="2026-01-07T14:49:00Z">
        <w:r w:rsidR="001E6A7B" w:rsidRPr="001E6A7B">
          <w:t>All boat-based electrofishing was conducted following the standardized protocols</w:t>
        </w:r>
      </w:ins>
      <w:ins w:id="1193" w:author="Rickey, Terry W (TJ) JR CIV USARMY CESAM (USA)" w:date="2026-01-07T14:50:00Z" w16du:dateUtc="2026-01-07T20:50:00Z">
        <w:r w:rsidR="001E6A7B">
          <w:t xml:space="preserve"> from</w:t>
        </w:r>
      </w:ins>
      <w:ins w:id="1194" w:author="Rickey, Terry W (TJ) JR CIV USARMY CESAM (USA)" w:date="2026-01-07T14:49:00Z">
        <w:r w:rsidR="001E6A7B" w:rsidRPr="001E6A7B">
          <w:t xml:space="preserve">, "Development of a Fish-Based Index of Biotic Integrity for the Lower Alabama River" (OFR 2013-1219). This active sampling method employs a boat-mounted generator and pulsator to deliver a controlled electrical current into the water via boom-mounted anodes. The electrical field temporarily stuns fish, allowing them to be collected with dip nets. </w:t>
        </w:r>
      </w:ins>
      <w:ins w:id="1195" w:author="Rickey, Terry W (TJ) JR CIV USARMY CESAM (USA)" w:date="2026-01-07T14:51:00Z" w16du:dateUtc="2026-01-07T20:51:00Z">
        <w:r w:rsidR="001E6A7B" w:rsidRPr="001E6A7B">
          <w:t>Each site was sampled by maneuvering the boat downstream along the shoreline, thoroughly covering all available structural habitats (e.g., woody debris, riprap, vegetation) within the effective electrical field.</w:t>
        </w:r>
      </w:ins>
      <w:del w:id="1196" w:author="Rickey, Terry W (TJ) JR CIV USARMY CESAM (USA)" w:date="2026-01-07T14:49:00Z" w16du:dateUtc="2026-01-07T20:49:00Z">
        <w:r w:rsidR="006473D0" w:rsidDel="001E6A7B">
          <w:delText>,</w:delText>
        </w:r>
        <w:r w:rsidDel="001E6A7B">
          <w:delText xml:space="preserve"> electrofishing over shoreline structures to document different species assemblage</w:delText>
        </w:r>
        <w:r w:rsidR="006473D0" w:rsidDel="001E6A7B">
          <w:delText>s</w:delText>
        </w:r>
        <w:r w:rsidDel="001E6A7B">
          <w:delText xml:space="preserve"> around streambank features</w:delText>
        </w:r>
        <w:r w:rsidR="006473D0" w:rsidDel="001E6A7B">
          <w:delText xml:space="preserve">. </w:delText>
        </w:r>
        <w:commentRangeEnd w:id="1190"/>
        <w:r w:rsidR="00CC0448" w:rsidDel="001E6A7B">
          <w:rPr>
            <w:rStyle w:val="CommentReference"/>
          </w:rPr>
          <w:commentReference w:id="1190"/>
        </w:r>
        <w:r w:rsidDel="001E6A7B">
          <w:delText xml:space="preserve">Several </w:delText>
        </w:r>
        <w:commentRangeStart w:id="1197"/>
        <w:r w:rsidDel="001E6A7B">
          <w:delText>target species were found in both sampling events</w:delText>
        </w:r>
        <w:commentRangeEnd w:id="1197"/>
        <w:r w:rsidR="007D17DC" w:rsidDel="001E6A7B">
          <w:rPr>
            <w:rStyle w:val="CommentReference"/>
          </w:rPr>
          <w:commentReference w:id="1197"/>
        </w:r>
        <w:r w:rsidR="00B502D8" w:rsidDel="001E6A7B">
          <w:delText>,</w:delText>
        </w:r>
        <w:r w:rsidDel="001E6A7B">
          <w:delText xml:space="preserve"> documenting the presence of these species found near these habitats. </w:delText>
        </w:r>
        <w:r w:rsidR="64518002" w:rsidDel="001E6A7B">
          <w:delText xml:space="preserve">The team </w:delText>
        </w:r>
        <w:r w:rsidR="001C2722" w:rsidDel="001E6A7B">
          <w:delText xml:space="preserve">observed </w:delText>
        </w:r>
        <w:r w:rsidDel="001E6A7B">
          <w:delText>the presence and abundance of these species utilizing these specific habitats. This shoreline assessment method should continue to be applied to enhance restoration efforts, and monitoring target species of the lower Alabama River.</w:delText>
        </w:r>
      </w:del>
    </w:p>
    <w:p w14:paraId="76A42193" w14:textId="77777777" w:rsidR="005729F2" w:rsidRDefault="005729F2" w:rsidP="005729F2">
      <w:pPr>
        <w:keepNext/>
      </w:pPr>
      <w:r>
        <w:rPr>
          <w:noProof/>
        </w:rPr>
        <w:lastRenderedPageBreak/>
        <w:drawing>
          <wp:inline distT="0" distB="0" distL="0" distR="0" wp14:anchorId="1C6127D2" wp14:editId="23531202">
            <wp:extent cx="2074333" cy="2765778"/>
            <wp:effectExtent l="0" t="0" r="2540" b="0"/>
            <wp:docPr id="2142281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95456" cy="2793942"/>
                    </a:xfrm>
                    <a:prstGeom prst="rect">
                      <a:avLst/>
                    </a:prstGeom>
                    <a:noFill/>
                  </pic:spPr>
                </pic:pic>
              </a:graphicData>
            </a:graphic>
          </wp:inline>
        </w:drawing>
      </w:r>
      <w:r>
        <w:rPr>
          <w:noProof/>
        </w:rPr>
        <w:drawing>
          <wp:inline distT="0" distB="0" distL="0" distR="0" wp14:anchorId="1DF04911" wp14:editId="6C30B315">
            <wp:extent cx="2065867" cy="2754490"/>
            <wp:effectExtent l="0" t="0" r="0" b="8255"/>
            <wp:docPr id="9045945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87748" cy="2783664"/>
                    </a:xfrm>
                    <a:prstGeom prst="rect">
                      <a:avLst/>
                    </a:prstGeom>
                    <a:noFill/>
                  </pic:spPr>
                </pic:pic>
              </a:graphicData>
            </a:graphic>
          </wp:inline>
        </w:drawing>
      </w:r>
    </w:p>
    <w:p w14:paraId="54A8EA91" w14:textId="372D2B14" w:rsidR="001B20EA" w:rsidRDefault="005729F2" w:rsidP="005729F2">
      <w:pPr>
        <w:pStyle w:val="Caption"/>
        <w:rPr>
          <w:ins w:id="1198" w:author="Rickey, Terry W (TJ) JR CIV USARMY CESAM (USA)" w:date="2026-01-14T08:12:00Z" w16du:dateUtc="2026-01-14T14:12:00Z"/>
        </w:rPr>
      </w:pPr>
      <w:bookmarkStart w:id="1199" w:name="_Toc219287617"/>
      <w:r>
        <w:t xml:space="preserve">Figure </w:t>
      </w:r>
      <w:r w:rsidR="00E729D4">
        <w:fldChar w:fldCharType="begin"/>
      </w:r>
      <w:r w:rsidR="00E729D4">
        <w:instrText xml:space="preserve"> SEQ Figure \* ARABIC </w:instrText>
      </w:r>
      <w:r w:rsidR="00E729D4">
        <w:fldChar w:fldCharType="separate"/>
      </w:r>
      <w:ins w:id="1200" w:author="Rickey, Terry W (TJ) JR CIV USARMY CESAM (USA)" w:date="2026-01-14T12:41:00Z" w16du:dateUtc="2026-01-14T18:41:00Z">
        <w:r w:rsidR="00E507D2">
          <w:rPr>
            <w:noProof/>
          </w:rPr>
          <w:t>3</w:t>
        </w:r>
      </w:ins>
      <w:del w:id="1201" w:author="Rickey, Terry W (TJ) JR CIV USARMY CESAM (USA)" w:date="2026-01-14T12:41:00Z" w16du:dateUtc="2026-01-14T18:41:00Z">
        <w:r w:rsidR="00296190" w:rsidDel="00E507D2">
          <w:rPr>
            <w:noProof/>
          </w:rPr>
          <w:delText>2</w:delText>
        </w:r>
      </w:del>
      <w:r w:rsidR="00E729D4">
        <w:rPr>
          <w:noProof/>
        </w:rPr>
        <w:fldChar w:fldCharType="end"/>
      </w:r>
      <w:r>
        <w:t xml:space="preserve">: ADEM Biologist with fish captured during electrofishing efforts in June of </w:t>
      </w:r>
      <w:commentRangeStart w:id="1202"/>
      <w:r>
        <w:t>2023</w:t>
      </w:r>
      <w:commentRangeEnd w:id="1202"/>
      <w:ins w:id="1203" w:author="Rickey, Terry W (TJ) JR CIV USARMY CESAM (USA)" w:date="2026-01-07T14:16:00Z" w16du:dateUtc="2026-01-07T20:16:00Z">
        <w:r w:rsidR="0052097E">
          <w:t xml:space="preserve">, </w:t>
        </w:r>
      </w:ins>
      <w:ins w:id="1204" w:author="Rickey, Terry W (TJ) JR CIV USARMY CESAM (USA)" w:date="2026-01-14T13:21:00Z" w16du:dateUtc="2026-01-14T19:21:00Z">
        <w:r w:rsidR="0073352B">
          <w:t xml:space="preserve">Photo: </w:t>
        </w:r>
      </w:ins>
      <w:ins w:id="1205" w:author="Rickey, Terry W (TJ) JR CIV USARMY CESAM (USA)" w:date="2026-01-07T14:16:00Z" w16du:dateUtc="2026-01-07T20:16:00Z">
        <w:r w:rsidR="0052097E">
          <w:t>USACE</w:t>
        </w:r>
      </w:ins>
      <w:r w:rsidR="00CC3093">
        <w:rPr>
          <w:rStyle w:val="CommentReference"/>
          <w:i w:val="0"/>
          <w:iCs w:val="0"/>
          <w:color w:val="auto"/>
        </w:rPr>
        <w:commentReference w:id="1202"/>
      </w:r>
      <w:r>
        <w:t>.</w:t>
      </w:r>
      <w:bookmarkEnd w:id="1199"/>
    </w:p>
    <w:p w14:paraId="57D83408" w14:textId="74D89CB0" w:rsidR="00690F1C" w:rsidRDefault="00690F1C">
      <w:pPr>
        <w:pStyle w:val="Heading3"/>
        <w:rPr>
          <w:ins w:id="1206" w:author="Rickey, Terry W (TJ) JR CIV USARMY CESAM (USA)" w:date="2026-01-14T08:12:00Z" w16du:dateUtc="2026-01-14T14:12:00Z"/>
        </w:rPr>
        <w:pPrChange w:id="1207" w:author="Rickey, Terry W (TJ) JR CIV USARMY CESAM (USA)" w:date="2026-01-14T08:13:00Z" w16du:dateUtc="2026-01-14T14:13:00Z">
          <w:pPr/>
        </w:pPrChange>
      </w:pPr>
      <w:bookmarkStart w:id="1208" w:name="_Toc219287590"/>
      <w:ins w:id="1209" w:author="Rickey, Terry W (TJ) JR CIV USARMY CESAM (USA)" w:date="2026-01-14T08:12:00Z">
        <w:r w:rsidRPr="00690F1C">
          <w:t>Target Species/Groups</w:t>
        </w:r>
      </w:ins>
      <w:bookmarkEnd w:id="1208"/>
    </w:p>
    <w:p w14:paraId="74F71AED" w14:textId="5AC522E3" w:rsidR="00690F1C" w:rsidRPr="00690F1C" w:rsidRDefault="00690F1C">
      <w:pPr>
        <w:pPrChange w:id="1210" w:author="Rickey, Terry W (TJ) JR CIV USARMY CESAM (USA)" w:date="2026-01-14T08:12:00Z" w16du:dateUtc="2026-01-14T14:12:00Z">
          <w:pPr>
            <w:pStyle w:val="Caption"/>
          </w:pPr>
        </w:pPrChange>
      </w:pPr>
      <w:ins w:id="1211" w:author="Rickey, Terry W (TJ) JR CIV USARMY CESAM (USA)" w:date="2026-01-14T08:12:00Z">
        <w:r w:rsidRPr="00690F1C">
          <w:t>This method is most effective for capturing resident, structure-oriented, large-bodied species. It is the primary and most effective gear for assessing populations of sport fish, including most basses (</w:t>
        </w:r>
        <w:r w:rsidRPr="00690F1C">
          <w:rPr>
            <w:i/>
            <w:iCs/>
          </w:rPr>
          <w:t>Micropterus</w:t>
        </w:r>
        <w:r w:rsidRPr="00690F1C">
          <w:t> spp.) and sunfishes (</w:t>
        </w:r>
        <w:r w:rsidRPr="00690F1C">
          <w:rPr>
            <w:i/>
            <w:iCs/>
          </w:rPr>
          <w:t>Lepomis</w:t>
        </w:r>
        <w:r w:rsidRPr="00690F1C">
          <w:t> spp.).</w:t>
        </w:r>
      </w:ins>
    </w:p>
    <w:p w14:paraId="46BEFED1" w14:textId="287074C6" w:rsidR="00464924" w:rsidRDefault="00464924" w:rsidP="00464924">
      <w:pPr>
        <w:pStyle w:val="Heading3"/>
        <w:rPr>
          <w:ins w:id="1212" w:author="Rickey, Terry W (TJ) JR CIV USARMY CESAM (USA)" w:date="2026-01-07T14:50:00Z" w16du:dateUtc="2026-01-07T20:50:00Z"/>
        </w:rPr>
      </w:pPr>
      <w:bookmarkStart w:id="1213" w:name="_Toc219287591"/>
      <w:ins w:id="1214" w:author="Rickey, Terry W (TJ) JR CIV USARMY CESAM (USA)" w:date="2026-01-07T14:42:00Z" w16du:dateUtc="2026-01-07T20:42:00Z">
        <w:r>
          <w:t>Site Selection</w:t>
        </w:r>
      </w:ins>
      <w:bookmarkEnd w:id="1213"/>
    </w:p>
    <w:p w14:paraId="4BD732CE" w14:textId="6134DB62" w:rsidR="009B738D" w:rsidRDefault="001E6A7B">
      <w:pPr>
        <w:rPr>
          <w:ins w:id="1215" w:author="Rickey, Terry W (TJ) JR CIV USARMY CESAM (USA)" w:date="2026-01-07T15:01:00Z" w16du:dateUtc="2026-01-07T21:01:00Z"/>
        </w:rPr>
        <w:pPrChange w:id="1216" w:author="Rickey, Terry W (TJ) JR CIV USARMY CESAM (USA)" w:date="2026-01-14T08:22:00Z" w16du:dateUtc="2026-01-14T14:22:00Z">
          <w:pPr>
            <w:pStyle w:val="Heading3"/>
          </w:pPr>
        </w:pPrChange>
      </w:pPr>
      <w:ins w:id="1217" w:author="Rickey, Terry W (TJ) JR CIV USARMY CESAM (USA)" w:date="2026-01-07T14:50:00Z">
        <w:r w:rsidRPr="001E6A7B">
          <w:t xml:space="preserve"> Following the IBI protocol, sampling sites were selected to represent the principal habitats of the river. The study area was stratified by river reach (Downstream of Claiborne, Claiborne Pool, Millers Ferry Pool) and habitat type (e.g., outside bend, inside bend, tributary mouth). Within these strata, standardized 500-meter shoreline sites were randomly selected for sampling. </w:t>
        </w:r>
      </w:ins>
    </w:p>
    <w:p w14:paraId="1D5ADBC1" w14:textId="3F88F4EC" w:rsidR="009B738D" w:rsidRDefault="009B738D">
      <w:pPr>
        <w:rPr>
          <w:ins w:id="1218" w:author="Rickey, Terry W (TJ) JR CIV USARMY CESAM (USA)" w:date="2026-01-14T09:32:00Z" w16du:dateUtc="2026-01-14T15:32:00Z"/>
        </w:rPr>
      </w:pPr>
      <w:ins w:id="1219" w:author="Rickey, Terry W (TJ) JR CIV USARMY CESAM (USA)" w:date="2026-01-07T15:01:00Z">
        <w:r w:rsidRPr="009B738D">
          <w:t>Electrofishing was a primary tool for assessing the overall fish community, particularly for resident and sport fish populations. Across all river reaches, this method collected a total of 8,877 individuals. It was highly effective at capturing a broad range of species, providing the most comprehensive species list and establishing a robust baseline for the river's recreational fishery and general near-shore community health.</w:t>
        </w:r>
      </w:ins>
    </w:p>
    <w:p w14:paraId="3AEB28FD" w14:textId="77777777" w:rsidR="00102322" w:rsidRDefault="00CA6EC4">
      <w:pPr>
        <w:keepNext/>
        <w:rPr>
          <w:ins w:id="1220" w:author="Rickey, Terry W (TJ) JR CIV USARMY CESAM (USA)" w:date="2026-01-14T11:06:00Z" w16du:dateUtc="2026-01-14T17:06:00Z"/>
        </w:rPr>
        <w:pPrChange w:id="1221" w:author="Rickey, Terry W (TJ) JR CIV USARMY CESAM (USA)" w:date="2026-01-14T11:06:00Z" w16du:dateUtc="2026-01-14T17:06:00Z">
          <w:pPr/>
        </w:pPrChange>
      </w:pPr>
      <w:ins w:id="1222" w:author="Rickey, Terry W (TJ) JR CIV USARMY CESAM (USA)" w:date="2026-01-14T09:32:00Z" w16du:dateUtc="2026-01-14T15:32:00Z">
        <w:r>
          <w:rPr>
            <w:noProof/>
          </w:rPr>
          <w:lastRenderedPageBreak/>
          <w:drawing>
            <wp:inline distT="0" distB="0" distL="0" distR="0" wp14:anchorId="12019957" wp14:editId="1D74CDB7">
              <wp:extent cx="5943600" cy="4592955"/>
              <wp:effectExtent l="0" t="0" r="0" b="0"/>
              <wp:docPr id="17632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03967" name=""/>
                      <pic:cNvPicPr/>
                    </pic:nvPicPr>
                    <pic:blipFill>
                      <a:blip r:embed="rId30"/>
                      <a:stretch>
                        <a:fillRect/>
                      </a:stretch>
                    </pic:blipFill>
                    <pic:spPr>
                      <a:xfrm>
                        <a:off x="0" y="0"/>
                        <a:ext cx="5943600" cy="4592955"/>
                      </a:xfrm>
                      <a:prstGeom prst="rect">
                        <a:avLst/>
                      </a:prstGeom>
                    </pic:spPr>
                  </pic:pic>
                </a:graphicData>
              </a:graphic>
            </wp:inline>
          </w:drawing>
        </w:r>
      </w:ins>
    </w:p>
    <w:p w14:paraId="4E5EFE43" w14:textId="75FCFA4A" w:rsidR="00CA6EC4" w:rsidRPr="009B738D" w:rsidRDefault="00102322">
      <w:pPr>
        <w:pStyle w:val="Caption"/>
        <w:rPr>
          <w:ins w:id="1223" w:author="Rickey, Terry W (TJ) JR CIV USARMY CESAM (USA)" w:date="2026-01-07T15:01:00Z" w16du:dateUtc="2026-01-07T21:01:00Z"/>
        </w:rPr>
        <w:pPrChange w:id="1224" w:author="Rickey, Terry W (TJ) JR CIV USARMY CESAM (USA)" w:date="2026-01-14T11:06:00Z" w16du:dateUtc="2026-01-14T17:06:00Z">
          <w:pPr>
            <w:pStyle w:val="Heading3"/>
          </w:pPr>
        </w:pPrChange>
      </w:pPr>
      <w:bookmarkStart w:id="1225" w:name="_Toc219287618"/>
      <w:ins w:id="1226" w:author="Rickey, Terry W (TJ) JR CIV USARMY CESAM (USA)" w:date="2026-01-14T11:06:00Z" w16du:dateUtc="2026-01-14T17:06:00Z">
        <w:r>
          <w:t xml:space="preserve">Figure </w:t>
        </w:r>
        <w:r>
          <w:fldChar w:fldCharType="begin"/>
        </w:r>
        <w:r>
          <w:instrText xml:space="preserve"> SEQ Figure \* ARABIC </w:instrText>
        </w:r>
      </w:ins>
      <w:r>
        <w:fldChar w:fldCharType="separate"/>
      </w:r>
      <w:ins w:id="1227" w:author="Rickey, Terry W (TJ) JR CIV USARMY CESAM (USA)" w:date="2026-01-14T12:41:00Z" w16du:dateUtc="2026-01-14T18:41:00Z">
        <w:r w:rsidR="00E507D2">
          <w:rPr>
            <w:noProof/>
          </w:rPr>
          <w:t>4</w:t>
        </w:r>
      </w:ins>
      <w:ins w:id="1228" w:author="Rickey, Terry W (TJ) JR CIV USARMY CESAM (USA)" w:date="2026-01-14T11:06:00Z" w16du:dateUtc="2026-01-14T17:06:00Z">
        <w:r>
          <w:fldChar w:fldCharType="end"/>
        </w:r>
        <w:r>
          <w:t xml:space="preserve">: Sites sampled by </w:t>
        </w:r>
      </w:ins>
      <w:ins w:id="1229" w:author="Rickey, Terry W (TJ) JR CIV USARMY CESAM (USA)" w:date="2026-01-14T11:08:00Z" w16du:dateUtc="2026-01-14T17:08:00Z">
        <w:r>
          <w:t>e</w:t>
        </w:r>
      </w:ins>
      <w:ins w:id="1230" w:author="Rickey, Terry W (TJ) JR CIV USARMY CESAM (USA)" w:date="2026-01-14T11:06:00Z" w16du:dateUtc="2026-01-14T17:06:00Z">
        <w:r>
          <w:t>lectrofishing in FY 23.</w:t>
        </w:r>
      </w:ins>
      <w:bookmarkEnd w:id="1225"/>
    </w:p>
    <w:p w14:paraId="4E8650D8" w14:textId="319D5EDD" w:rsidR="00BB1094" w:rsidDel="009A5B8A" w:rsidRDefault="00BB1094" w:rsidP="00BB1094">
      <w:pPr>
        <w:pStyle w:val="Heading2"/>
        <w:rPr>
          <w:del w:id="1231" w:author="Rickey, Terry W (TJ) JR CIV USARMY CESAM (USA)" w:date="2026-01-14T08:14:00Z" w16du:dateUtc="2026-01-14T14:14:00Z"/>
          <w:rFonts w:eastAsia="Times New Roman"/>
        </w:rPr>
      </w:pPr>
      <w:bookmarkStart w:id="1232" w:name="_Toc219287592"/>
      <w:commentRangeStart w:id="1233"/>
      <w:r>
        <w:rPr>
          <w:rFonts w:eastAsia="Times New Roman"/>
        </w:rPr>
        <w:t>Gravel Bar Seining</w:t>
      </w:r>
      <w:commentRangeEnd w:id="1233"/>
      <w:r w:rsidR="006B024C">
        <w:rPr>
          <w:rStyle w:val="CommentReference"/>
          <w:rFonts w:asciiTheme="minorHAnsi" w:eastAsiaTheme="minorHAnsi" w:hAnsiTheme="minorHAnsi" w:cstheme="minorBidi"/>
          <w:color w:val="auto"/>
        </w:rPr>
        <w:commentReference w:id="1233"/>
      </w:r>
      <w:bookmarkEnd w:id="1232"/>
    </w:p>
    <w:p w14:paraId="3F7946AE" w14:textId="16A0663B" w:rsidR="00BB1094" w:rsidDel="001E6A7B" w:rsidRDefault="0027183A" w:rsidP="00BB1094">
      <w:pPr>
        <w:spacing w:after="0"/>
        <w:rPr>
          <w:del w:id="1234" w:author="Rickey, Terry W (TJ) JR CIV USARMY CESAM (USA)" w:date="2026-01-07T14:54:00Z" w16du:dateUtc="2026-01-07T20:54:00Z"/>
        </w:rPr>
      </w:pPr>
      <w:del w:id="1235" w:author="Rickey, Terry W (TJ) JR CIV USARMY CESAM (USA)" w:date="2026-01-07T14:54:00Z" w16du:dateUtc="2026-01-07T20:54:00Z">
        <w:r w:rsidDel="001E6A7B">
          <w:delText>TNC</w:delText>
        </w:r>
        <w:r w:rsidR="001B20EA" w:rsidDel="001E6A7B">
          <w:delText>, GSA, and</w:delText>
        </w:r>
        <w:r w:rsidDel="001E6A7B">
          <w:delText xml:space="preserve"> ADEM, </w:delText>
        </w:r>
        <w:r w:rsidR="00BB1094" w:rsidDel="001E6A7B">
          <w:delText>collect</w:delText>
        </w:r>
        <w:r w:rsidDel="001E6A7B">
          <w:delText>ed</w:delText>
        </w:r>
        <w:r w:rsidR="00BB1094" w:rsidDel="001E6A7B">
          <w:delText xml:space="preserve"> fishes over gravel/sand bars by using a large 40</w:delText>
        </w:r>
        <w:r w:rsidR="006473D0" w:rsidDel="001E6A7B">
          <w:delText xml:space="preserve"> </w:delText>
        </w:r>
        <w:r w:rsidR="00BB1094" w:rsidDel="001E6A7B">
          <w:delText xml:space="preserve">ft. bag </w:delText>
        </w:r>
        <w:r w:rsidR="006473D0" w:rsidDel="001E6A7B">
          <w:delText>seine</w:delText>
        </w:r>
        <w:r w:rsidR="00BB1094" w:rsidDel="001E6A7B">
          <w:delText>. This method was deployed to get a better representation of benthic and pelagic fishes that are associated with gravel bars. In this sampling strategy</w:delText>
        </w:r>
        <w:r w:rsidDel="001E6A7B">
          <w:delText>, the team</w:delText>
        </w:r>
        <w:r w:rsidR="00BB1094" w:rsidDel="001E6A7B">
          <w:delText xml:space="preserve"> would start at the most upstream section of the point bar that is </w:delText>
        </w:r>
        <w:r w:rsidR="00AC490E" w:rsidDel="001E6A7B">
          <w:delText>wadable</w:delText>
        </w:r>
        <w:r w:rsidR="00BB1094" w:rsidDel="001E6A7B">
          <w:delText>, then start pulling the net in a downstream motion until 150</w:delText>
        </w:r>
        <w:r w:rsidR="006473D0" w:rsidDel="001E6A7B">
          <w:delText xml:space="preserve"> </w:delText>
        </w:r>
        <w:r w:rsidR="00BB1094" w:rsidDel="001E6A7B">
          <w:delText>ft. of gravel bar was sampled in an elliptical shape. T</w:delText>
        </w:r>
      </w:del>
      <w:moveFromRangeStart w:id="1236" w:author="Rickey, Terry W (TJ) JR CIV USARMY CESAM (USA)" w:date="2026-01-07T14:53:00Z" w:name="move218690049"/>
      <w:moveFrom w:id="1237" w:author="Rickey, Terry W (TJ) JR CIV USARMY CESAM (USA)" w:date="2026-01-07T14:53:00Z" w16du:dateUtc="2026-01-07T20:53:00Z">
        <w:del w:id="1238" w:author="Rickey, Terry W (TJ) JR CIV USARMY CESAM (USA)" w:date="2026-01-07T14:54:00Z" w16du:dateUtc="2026-01-07T20:54:00Z">
          <w:r w:rsidR="00BB1094" w:rsidDel="001E6A7B">
            <w:delText>hree to four biologists would pull the net moving downstream with the current and then start trailing towards the bank when 150</w:delText>
          </w:r>
          <w:r w:rsidR="006473D0" w:rsidDel="001E6A7B">
            <w:delText xml:space="preserve"> </w:delText>
          </w:r>
          <w:r w:rsidR="00BB1094" w:rsidDel="001E6A7B">
            <w:delText xml:space="preserve">ft. of measured gravel bar was sampled. Fishes were then identified and released back into the river. </w:delText>
          </w:r>
        </w:del>
      </w:moveFrom>
      <w:moveFromRangeEnd w:id="1236"/>
      <w:commentRangeStart w:id="1239"/>
      <w:del w:id="1240" w:author="Rickey, Terry W (TJ) JR CIV USARMY CESAM (USA)" w:date="2026-01-07T14:40:00Z" w16du:dateUtc="2026-01-07T20:40:00Z">
        <w:r w:rsidR="00BB1094" w:rsidDel="00464924">
          <w:delText xml:space="preserve">A total of 12 efforts were made on a single gravel bar to reach a biological endpoint asymptote. </w:delText>
        </w:r>
        <w:commentRangeEnd w:id="1239"/>
        <w:r w:rsidR="00822240" w:rsidDel="00464924">
          <w:rPr>
            <w:rStyle w:val="CommentReference"/>
          </w:rPr>
          <w:commentReference w:id="1239"/>
        </w:r>
      </w:del>
    </w:p>
    <w:p w14:paraId="2D808D6C" w14:textId="22A3FAAA" w:rsidR="00DD30FB" w:rsidDel="001E6A7B" w:rsidRDefault="00DD30FB" w:rsidP="00DD30FB">
      <w:pPr>
        <w:keepNext/>
        <w:spacing w:after="0" w:line="240" w:lineRule="auto"/>
        <w:rPr>
          <w:moveFrom w:id="1241" w:author="Rickey, Terry W (TJ) JR CIV USARMY CESAM (USA)" w:date="2026-01-07T14:54:00Z" w16du:dateUtc="2026-01-07T20:54:00Z"/>
        </w:rPr>
      </w:pPr>
      <w:moveFromRangeStart w:id="1242" w:author="Rickey, Terry W (TJ) JR CIV USARMY CESAM (USA)" w:date="2026-01-07T14:54:00Z" w:name="move218690077"/>
      <w:moveFrom w:id="1243" w:author="Rickey, Terry W (TJ) JR CIV USARMY CESAM (USA)" w:date="2026-01-07T14:54:00Z" w16du:dateUtc="2026-01-07T20:54:00Z">
        <w:r w:rsidRPr="00DD30FB" w:rsidDel="001E6A7B">
          <w:rPr>
            <w:rFonts w:ascii="Times New Roman" w:eastAsia="Times New Roman" w:hAnsi="Times New Roman" w:cs="Times New Roman"/>
            <w:noProof/>
            <w:kern w:val="0"/>
            <w:sz w:val="24"/>
            <w:szCs w:val="24"/>
            <w14:ligatures w14:val="none"/>
          </w:rPr>
          <w:lastRenderedPageBreak/>
          <w:drawing>
            <wp:inline distT="0" distB="0" distL="0" distR="0" wp14:anchorId="6CC91700" wp14:editId="22216E27">
              <wp:extent cx="2742354" cy="2056765"/>
              <wp:effectExtent l="0" t="0" r="1270" b="635"/>
              <wp:docPr id="1791161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72486" cy="2079364"/>
                      </a:xfrm>
                      <a:prstGeom prst="rect">
                        <a:avLst/>
                      </a:prstGeom>
                      <a:noFill/>
                      <a:ln>
                        <a:noFill/>
                      </a:ln>
                    </pic:spPr>
                  </pic:pic>
                </a:graphicData>
              </a:graphic>
            </wp:inline>
          </w:drawing>
        </w:r>
        <w:r w:rsidDel="001E6A7B">
          <w:rPr>
            <w:rFonts w:ascii="Times New Roman" w:eastAsia="Times New Roman" w:hAnsi="Times New Roman" w:cs="Times New Roman"/>
            <w:kern w:val="0"/>
            <w:sz w:val="24"/>
            <w:szCs w:val="24"/>
            <w14:ligatures w14:val="none"/>
          </w:rPr>
          <w:t xml:space="preserve"> </w:t>
        </w:r>
        <w:r w:rsidDel="001E6A7B">
          <w:rPr>
            <w:rFonts w:ascii="Times New Roman" w:eastAsia="Times New Roman" w:hAnsi="Times New Roman" w:cs="Times New Roman"/>
            <w:noProof/>
            <w:kern w:val="0"/>
            <w:sz w:val="24"/>
            <w:szCs w:val="24"/>
            <w14:ligatures w14:val="none"/>
          </w:rPr>
          <w:drawing>
            <wp:inline distT="0" distB="0" distL="0" distR="0" wp14:anchorId="35C87FF2" wp14:editId="7D3B3292">
              <wp:extent cx="2746022" cy="2059517"/>
              <wp:effectExtent l="0" t="0" r="0" b="0"/>
              <wp:docPr id="14874527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1956" cy="2071467"/>
                      </a:xfrm>
                      <a:prstGeom prst="rect">
                        <a:avLst/>
                      </a:prstGeom>
                      <a:noFill/>
                    </pic:spPr>
                  </pic:pic>
                </a:graphicData>
              </a:graphic>
            </wp:inline>
          </w:drawing>
        </w:r>
      </w:moveFrom>
    </w:p>
    <w:p w14:paraId="057FE663" w14:textId="39B2083E" w:rsidR="00DD30FB" w:rsidRPr="00DD30FB" w:rsidDel="001E6A7B" w:rsidRDefault="00DD30FB" w:rsidP="00DD30FB">
      <w:pPr>
        <w:pStyle w:val="Caption"/>
        <w:rPr>
          <w:moveFrom w:id="1244" w:author="Rickey, Terry W (TJ) JR CIV USARMY CESAM (USA)" w:date="2026-01-07T14:54:00Z" w16du:dateUtc="2026-01-07T20:54:00Z"/>
          <w:rFonts w:ascii="Times New Roman" w:eastAsia="Times New Roman" w:hAnsi="Times New Roman" w:cs="Times New Roman"/>
          <w:kern w:val="0"/>
          <w:sz w:val="24"/>
          <w:szCs w:val="24"/>
          <w14:ligatures w14:val="none"/>
        </w:rPr>
      </w:pPr>
      <w:moveFrom w:id="1245" w:author="Rickey, Terry W (TJ) JR CIV USARMY CESAM (USA)" w:date="2026-01-07T14:54:00Z" w16du:dateUtc="2026-01-07T20:54:00Z">
        <w:r w:rsidDel="001E6A7B">
          <w:t xml:space="preserve">Figure </w:t>
        </w:r>
        <w:r w:rsidR="00E729D4" w:rsidDel="001E6A7B">
          <w:rPr>
            <w:i w:val="0"/>
            <w:iCs w:val="0"/>
          </w:rPr>
          <w:fldChar w:fldCharType="begin"/>
        </w:r>
        <w:r w:rsidR="00E729D4" w:rsidDel="001E6A7B">
          <w:instrText xml:space="preserve"> SEQ Figure \* ARABIC </w:instrText>
        </w:r>
        <w:r w:rsidR="00E729D4" w:rsidDel="001E6A7B">
          <w:rPr>
            <w:i w:val="0"/>
            <w:iCs w:val="0"/>
          </w:rPr>
          <w:fldChar w:fldCharType="separate"/>
        </w:r>
        <w:r w:rsidR="0095247C" w:rsidDel="001E6A7B">
          <w:rPr>
            <w:noProof/>
          </w:rPr>
          <w:t>3</w:t>
        </w:r>
        <w:r w:rsidR="00E729D4" w:rsidDel="001E6A7B">
          <w:rPr>
            <w:i w:val="0"/>
            <w:iCs w:val="0"/>
            <w:noProof/>
          </w:rPr>
          <w:fldChar w:fldCharType="end"/>
        </w:r>
        <w:r w:rsidDel="001E6A7B">
          <w:t xml:space="preserve">: TNC, ADEM, and GSA biologist conduction beach seining in the Fall of </w:t>
        </w:r>
        <w:commentRangeStart w:id="1246"/>
        <w:r w:rsidDel="001E6A7B">
          <w:t>2023</w:t>
        </w:r>
        <w:commentRangeEnd w:id="1246"/>
        <w:r w:rsidR="00B76EF9" w:rsidDel="001E6A7B">
          <w:rPr>
            <w:rStyle w:val="CommentReference"/>
            <w:i w:val="0"/>
            <w:iCs w:val="0"/>
            <w:color w:val="auto"/>
          </w:rPr>
          <w:commentReference w:id="1246"/>
        </w:r>
        <w:r w:rsidDel="001E6A7B">
          <w:t>.</w:t>
        </w:r>
      </w:moveFrom>
    </w:p>
    <w:moveFromRangeEnd w:id="1242"/>
    <w:p w14:paraId="601AA8CF" w14:textId="77777777" w:rsidR="001B20EA" w:rsidRPr="00BB1094" w:rsidRDefault="001B20EA">
      <w:pPr>
        <w:pStyle w:val="Heading2"/>
        <w:pPrChange w:id="1247" w:author="Rickey, Terry W (TJ) JR CIV USARMY CESAM (USA)" w:date="2026-01-14T08:14:00Z" w16du:dateUtc="2026-01-14T14:14:00Z">
          <w:pPr>
            <w:spacing w:after="0"/>
          </w:pPr>
        </w:pPrChange>
      </w:pPr>
    </w:p>
    <w:p w14:paraId="2A9C1267" w14:textId="332DF1E3" w:rsidR="001E6A7B" w:rsidRDefault="001E6A7B">
      <w:pPr>
        <w:pStyle w:val="Heading3"/>
        <w:rPr>
          <w:ins w:id="1248" w:author="Rickey, Terry W (TJ) JR CIV USARMY CESAM (USA)" w:date="2026-01-07T14:53:00Z" w16du:dateUtc="2026-01-07T20:53:00Z"/>
        </w:rPr>
        <w:pPrChange w:id="1249" w:author="Rickey, Terry W (TJ) JR CIV USARMY CESAM (USA)" w:date="2026-01-07T14:54:00Z" w16du:dateUtc="2026-01-07T20:54:00Z">
          <w:pPr>
            <w:pStyle w:val="Heading2"/>
          </w:pPr>
        </w:pPrChange>
      </w:pPr>
      <w:bookmarkStart w:id="1250" w:name="_Toc219287593"/>
      <w:ins w:id="1251" w:author="Rickey, Terry W (TJ) JR CIV USARMY CESAM (USA)" w:date="2026-01-07T14:53:00Z" w16du:dateUtc="2026-01-07T20:53:00Z">
        <w:r>
          <w:t>Method</w:t>
        </w:r>
        <w:bookmarkEnd w:id="1250"/>
      </w:ins>
    </w:p>
    <w:p w14:paraId="53305D16" w14:textId="69592B7E" w:rsidR="001E6A7B" w:rsidRDefault="001E6A7B" w:rsidP="001E6A7B">
      <w:pPr>
        <w:rPr>
          <w:ins w:id="1252" w:author="Rickey, Terry W (TJ) JR CIV USARMY CESAM (USA)" w:date="2026-01-07T14:54:00Z" w16du:dateUtc="2026-01-07T20:54:00Z"/>
        </w:rPr>
      </w:pPr>
      <w:ins w:id="1253" w:author="Rickey, Terry W (TJ) JR CIV USARMY CESAM (USA)" w:date="2026-01-07T14:53:00Z">
        <w:r w:rsidRPr="001E6A7B">
          <w:t>Seining was conducted using a large, 40-foot by 6-foot bag seine with 1/4-inch mesh. This substantial piece of gear is specifically designed for sampling in large river systems where smaller seines would be ineffective. The seine is actively pulled by a crew of t</w:t>
        </w:r>
      </w:ins>
      <w:ins w:id="1254" w:author="Rickey, Terry W (TJ) JR CIV USARMY CESAM (USA)" w:date="2026-01-07T14:53:00Z" w16du:dateUtc="2026-01-07T20:53:00Z">
        <w:r>
          <w:t>hree</w:t>
        </w:r>
      </w:ins>
      <w:ins w:id="1255" w:author="Rickey, Terry W (TJ) JR CIV USARMY CESAM (USA)" w:date="2026-01-07T14:53:00Z">
        <w:r w:rsidRPr="001E6A7B">
          <w:t xml:space="preserve"> to four people through a prescribed area to encircle and trap fish. The larger size and central bag (or "purse") ensure a high capture efficiency for a wide range of small-bodied fish and agile juveniles.</w:t>
        </w:r>
      </w:ins>
      <w:ins w:id="1256" w:author="Rickey, Terry W (TJ) JR CIV USARMY CESAM (USA)" w:date="2026-01-07T14:53:00Z" w16du:dateUtc="2026-01-07T20:53:00Z">
        <w:r>
          <w:t xml:space="preserve"> T</w:t>
        </w:r>
      </w:ins>
      <w:moveToRangeStart w:id="1257" w:author="Rickey, Terry W (TJ) JR CIV USARMY CESAM (USA)" w:date="2026-01-07T14:53:00Z" w:name="move218690049"/>
      <w:moveTo w:id="1258" w:author="Rickey, Terry W (TJ) JR CIV USARMY CESAM (USA)" w:date="2026-01-07T14:53:00Z" w16du:dateUtc="2026-01-07T20:53:00Z">
        <w:r>
          <w:t>hree to four biologists would pull the net moving downstream with the current and then start trailing towards the bank when 150 ft. of measured gravel bar was sampled. Fishes were then identified and released back into the river.</w:t>
        </w:r>
      </w:moveTo>
      <w:moveToRangeEnd w:id="1257"/>
    </w:p>
    <w:p w14:paraId="630B166F" w14:textId="77777777" w:rsidR="001E6A7B" w:rsidRDefault="001E6A7B" w:rsidP="001E6A7B">
      <w:pPr>
        <w:keepNext/>
        <w:spacing w:after="0" w:line="240" w:lineRule="auto"/>
        <w:rPr>
          <w:moveTo w:id="1259" w:author="Rickey, Terry W (TJ) JR CIV USARMY CESAM (USA)" w:date="2026-01-07T14:54:00Z" w16du:dateUtc="2026-01-07T20:54:00Z"/>
        </w:rPr>
      </w:pPr>
      <w:moveToRangeStart w:id="1260" w:author="Rickey, Terry W (TJ) JR CIV USARMY CESAM (USA)" w:date="2026-01-07T14:54:00Z" w:name="move218690077"/>
      <w:moveTo w:id="1261" w:author="Rickey, Terry W (TJ) JR CIV USARMY CESAM (USA)" w:date="2026-01-07T14:54:00Z" w16du:dateUtc="2026-01-07T20:54:00Z">
        <w:r w:rsidRPr="00DD30FB">
          <w:rPr>
            <w:rFonts w:ascii="Times New Roman" w:eastAsia="Times New Roman" w:hAnsi="Times New Roman" w:cs="Times New Roman"/>
            <w:noProof/>
            <w:kern w:val="0"/>
            <w:sz w:val="24"/>
            <w:szCs w:val="24"/>
            <w14:ligatures w14:val="none"/>
          </w:rPr>
          <w:drawing>
            <wp:inline distT="0" distB="0" distL="0" distR="0" wp14:anchorId="34EC4EDC" wp14:editId="2C751132">
              <wp:extent cx="2742354" cy="2056765"/>
              <wp:effectExtent l="0" t="0" r="1270" b="635"/>
              <wp:docPr id="377348472" name="Picture 18" descr="A group of people fishing in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8472" name="Picture 18" descr="A group of people fishing in a riv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72486" cy="2079364"/>
                      </a:xfrm>
                      <a:prstGeom prst="rect">
                        <a:avLst/>
                      </a:prstGeom>
                      <a:noFill/>
                      <a:ln>
                        <a:noFill/>
                      </a:ln>
                    </pic:spPr>
                  </pic:pic>
                </a:graphicData>
              </a:graphic>
            </wp:inline>
          </w:drawing>
        </w:r>
        <w:r>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noProof/>
            <w:kern w:val="0"/>
            <w:sz w:val="24"/>
            <w:szCs w:val="24"/>
            <w14:ligatures w14:val="none"/>
          </w:rPr>
          <w:drawing>
            <wp:inline distT="0" distB="0" distL="0" distR="0" wp14:anchorId="793420B4" wp14:editId="33E9BCB5">
              <wp:extent cx="2746022" cy="2059517"/>
              <wp:effectExtent l="0" t="0" r="0" b="0"/>
              <wp:docPr id="1338826853" name="Picture 20" descr="A picture containing water, outdoor, sky, fis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6853" name="Picture 20" descr="A picture containing water, outdoor, sky, fishing&#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61956" cy="2071467"/>
                      </a:xfrm>
                      <a:prstGeom prst="rect">
                        <a:avLst/>
                      </a:prstGeom>
                      <a:noFill/>
                    </pic:spPr>
                  </pic:pic>
                </a:graphicData>
              </a:graphic>
            </wp:inline>
          </w:drawing>
        </w:r>
      </w:moveTo>
    </w:p>
    <w:p w14:paraId="00CEB6F0" w14:textId="2343C625" w:rsidR="001E6A7B" w:rsidRDefault="001E6A7B" w:rsidP="001E6A7B">
      <w:pPr>
        <w:rPr>
          <w:ins w:id="1262" w:author="Rickey, Terry W (TJ) JR CIV USARMY CESAM (USA)" w:date="2026-01-07T14:54:00Z" w16du:dateUtc="2026-01-07T20:54:00Z"/>
        </w:rPr>
      </w:pPr>
      <w:bookmarkStart w:id="1263" w:name="_Toc219287619"/>
      <w:moveTo w:id="1264" w:author="Rickey, Terry W (TJ) JR CIV USARMY CESAM (USA)" w:date="2026-01-07T14:54:00Z" w16du:dateUtc="2026-01-07T20:54:00Z">
        <w:r>
          <w:t xml:space="preserve">Figure </w:t>
        </w:r>
        <w:r>
          <w:fldChar w:fldCharType="begin"/>
        </w:r>
        <w:r>
          <w:instrText xml:space="preserve"> SEQ Figure \* ARABIC </w:instrText>
        </w:r>
        <w:r>
          <w:fldChar w:fldCharType="separate"/>
        </w:r>
        <w:r>
          <w:rPr>
            <w:noProof/>
          </w:rPr>
          <w:t>3</w:t>
        </w:r>
        <w:r>
          <w:rPr>
            <w:noProof/>
          </w:rPr>
          <w:fldChar w:fldCharType="end"/>
        </w:r>
        <w:r>
          <w:t xml:space="preserve">: TNC, ADEM, and GSA biologist conduction beach seining in the Fall of </w:t>
        </w:r>
        <w:commentRangeStart w:id="1265"/>
        <w:r>
          <w:t>2023</w:t>
        </w:r>
        <w:commentRangeEnd w:id="1265"/>
        <w:r>
          <w:rPr>
            <w:rStyle w:val="CommentReference"/>
          </w:rPr>
          <w:commentReference w:id="1265"/>
        </w:r>
      </w:moveTo>
      <w:ins w:id="1266" w:author="Rickey, Terry W (TJ) JR CIV USARMY CESAM (USA)" w:date="2026-01-14T11:07:00Z" w16du:dateUtc="2026-01-14T17:07:00Z">
        <w:r w:rsidR="00102322">
          <w:t xml:space="preserve">, </w:t>
        </w:r>
      </w:ins>
      <w:ins w:id="1267" w:author="Rickey, Terry W (TJ) JR CIV USARMY CESAM (USA)" w:date="2026-01-14T13:21:00Z" w16du:dateUtc="2026-01-14T19:21:00Z">
        <w:r w:rsidR="0073352B">
          <w:t xml:space="preserve">Photo: </w:t>
        </w:r>
      </w:ins>
      <w:ins w:id="1268" w:author="Rickey, Terry W (TJ) JR CIV USARMY CESAM (USA)" w:date="2026-01-14T11:07:00Z" w16du:dateUtc="2026-01-14T17:07:00Z">
        <w:r w:rsidR="00102322">
          <w:t>TNC</w:t>
        </w:r>
      </w:ins>
      <w:moveTo w:id="1269" w:author="Rickey, Terry W (TJ) JR CIV USARMY CESAM (USA)" w:date="2026-01-07T14:54:00Z" w16du:dateUtc="2026-01-07T20:54:00Z">
        <w:r>
          <w:t>.</w:t>
        </w:r>
      </w:moveTo>
      <w:bookmarkEnd w:id="1263"/>
      <w:moveToRangeEnd w:id="1260"/>
    </w:p>
    <w:p w14:paraId="2A1D140F" w14:textId="10182CB3" w:rsidR="001E6A7B" w:rsidRDefault="001E6A7B" w:rsidP="001E6A7B">
      <w:pPr>
        <w:pStyle w:val="Heading3"/>
        <w:rPr>
          <w:ins w:id="1270" w:author="Rickey, Terry W (TJ) JR CIV USARMY CESAM (USA)" w:date="2026-01-07T14:54:00Z" w16du:dateUtc="2026-01-07T20:54:00Z"/>
        </w:rPr>
      </w:pPr>
      <w:bookmarkStart w:id="1271" w:name="_Toc219287594"/>
      <w:ins w:id="1272" w:author="Rickey, Terry W (TJ) JR CIV USARMY CESAM (USA)" w:date="2026-01-07T14:54:00Z" w16du:dateUtc="2026-01-07T20:54:00Z">
        <w:r>
          <w:t>Site Selection</w:t>
        </w:r>
        <w:bookmarkEnd w:id="1271"/>
      </w:ins>
    </w:p>
    <w:p w14:paraId="79845E75" w14:textId="7B3E6F91" w:rsidR="001E6A7B" w:rsidRDefault="001E6A7B">
      <w:pPr>
        <w:rPr>
          <w:ins w:id="1273" w:author="Rickey, Terry W (TJ) JR CIV USARMY CESAM (USA)" w:date="2026-01-14T09:34:00Z" w16du:dateUtc="2026-01-14T15:34:00Z"/>
        </w:rPr>
      </w:pPr>
      <w:ins w:id="1274" w:author="Rickey, Terry W (TJ) JR CIV USARMY CESAM (USA)" w:date="2026-01-07T14:54:00Z">
        <w:r w:rsidRPr="001E6A7B">
          <w:t xml:space="preserve">Seining sites were intentionally selected to sample shallow-water habitats (&lt;5 feet deep) with low current velocity, primarily along the extensive margins of inundated sandbars and gravel bars. At each selected location, a standardized transect, </w:t>
        </w:r>
      </w:ins>
      <w:ins w:id="1275" w:author="Rickey, Terry W (TJ) JR CIV USARMY CESAM (USA)" w:date="2026-01-07T14:54:00Z" w16du:dateUtc="2026-01-07T20:54:00Z">
        <w:r>
          <w:t xml:space="preserve">150 feet </w:t>
        </w:r>
      </w:ins>
      <w:ins w:id="1276" w:author="Rickey, Terry W (TJ) JR CIV USARMY CESAM (USA)" w:date="2026-01-07T14:54:00Z">
        <w:r w:rsidRPr="001E6A7B">
          <w:t>in length, was sampled with a single, comprehensive haul of the 40-foot seine. This targeted approach ensures a robust characterization of the near-shore fish community, which is a critical component of the river's overall biodiversity and food web.</w:t>
        </w:r>
      </w:ins>
    </w:p>
    <w:p w14:paraId="4DA21E50" w14:textId="77777777" w:rsidR="00102322" w:rsidRDefault="005918D1">
      <w:pPr>
        <w:keepNext/>
        <w:rPr>
          <w:ins w:id="1277" w:author="Rickey, Terry W (TJ) JR CIV USARMY CESAM (USA)" w:date="2026-01-14T11:07:00Z" w16du:dateUtc="2026-01-14T17:07:00Z"/>
        </w:rPr>
        <w:pPrChange w:id="1278" w:author="Rickey, Terry W (TJ) JR CIV USARMY CESAM (USA)" w:date="2026-01-14T11:07:00Z" w16du:dateUtc="2026-01-14T17:07:00Z">
          <w:pPr/>
        </w:pPrChange>
      </w:pPr>
      <w:ins w:id="1279" w:author="Rickey, Terry W (TJ) JR CIV USARMY CESAM (USA)" w:date="2026-01-14T09:35:00Z" w16du:dateUtc="2026-01-14T15:35:00Z">
        <w:r>
          <w:rPr>
            <w:noProof/>
          </w:rPr>
          <w:lastRenderedPageBreak/>
          <w:drawing>
            <wp:inline distT="0" distB="0" distL="0" distR="0" wp14:anchorId="216A0F6F" wp14:editId="26D545B9">
              <wp:extent cx="5943600" cy="4593590"/>
              <wp:effectExtent l="0" t="0" r="0" b="0"/>
              <wp:docPr id="131173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0511" name=""/>
                      <pic:cNvPicPr/>
                    </pic:nvPicPr>
                    <pic:blipFill>
                      <a:blip r:embed="rId33"/>
                      <a:stretch>
                        <a:fillRect/>
                      </a:stretch>
                    </pic:blipFill>
                    <pic:spPr>
                      <a:xfrm>
                        <a:off x="0" y="0"/>
                        <a:ext cx="5943600" cy="4593590"/>
                      </a:xfrm>
                      <a:prstGeom prst="rect">
                        <a:avLst/>
                      </a:prstGeom>
                    </pic:spPr>
                  </pic:pic>
                </a:graphicData>
              </a:graphic>
            </wp:inline>
          </w:drawing>
        </w:r>
      </w:ins>
    </w:p>
    <w:p w14:paraId="72C89629" w14:textId="70D36FBB" w:rsidR="005918D1" w:rsidRDefault="00102322">
      <w:pPr>
        <w:pStyle w:val="Caption"/>
        <w:rPr>
          <w:ins w:id="1280" w:author="Rickey, Terry W (TJ) JR CIV USARMY CESAM (USA)" w:date="2026-01-14T08:15:00Z" w16du:dateUtc="2026-01-14T14:15:00Z"/>
        </w:rPr>
        <w:pPrChange w:id="1281" w:author="Rickey, Terry W (TJ) JR CIV USARMY CESAM (USA)" w:date="2026-01-14T11:07:00Z" w16du:dateUtc="2026-01-14T17:07:00Z">
          <w:pPr/>
        </w:pPrChange>
      </w:pPr>
      <w:bookmarkStart w:id="1282" w:name="_Toc219287620"/>
      <w:ins w:id="1283" w:author="Rickey, Terry W (TJ) JR CIV USARMY CESAM (USA)" w:date="2026-01-14T11:07:00Z" w16du:dateUtc="2026-01-14T17:07:00Z">
        <w:r>
          <w:t xml:space="preserve">Figure </w:t>
        </w:r>
        <w:r>
          <w:fldChar w:fldCharType="begin"/>
        </w:r>
        <w:r>
          <w:instrText xml:space="preserve"> SEQ Figure \* ARABIC </w:instrText>
        </w:r>
      </w:ins>
      <w:r>
        <w:fldChar w:fldCharType="separate"/>
      </w:r>
      <w:ins w:id="1284" w:author="Rickey, Terry W (TJ) JR CIV USARMY CESAM (USA)" w:date="2026-01-14T11:07:00Z" w16du:dateUtc="2026-01-14T17:07:00Z">
        <w:r>
          <w:rPr>
            <w:noProof/>
          </w:rPr>
          <w:t>5</w:t>
        </w:r>
        <w:r>
          <w:fldChar w:fldCharType="end"/>
        </w:r>
        <w:r>
          <w:t xml:space="preserve">: </w:t>
        </w:r>
        <w:r w:rsidRPr="00D43AFE">
          <w:t>Sites sampled by</w:t>
        </w:r>
      </w:ins>
      <w:ins w:id="1285" w:author="Rickey, Terry W (TJ) JR CIV USARMY CESAM (USA)" w:date="2026-01-14T11:08:00Z" w16du:dateUtc="2026-01-14T17:08:00Z">
        <w:r>
          <w:t xml:space="preserve"> s</w:t>
        </w:r>
      </w:ins>
      <w:ins w:id="1286" w:author="Rickey, Terry W (TJ) JR CIV USARMY CESAM (USA)" w:date="2026-01-14T11:07:00Z" w16du:dateUtc="2026-01-14T17:07:00Z">
        <w:r>
          <w:t>eining</w:t>
        </w:r>
        <w:r w:rsidRPr="00D43AFE">
          <w:t xml:space="preserve"> in FY 23.</w:t>
        </w:r>
      </w:ins>
      <w:bookmarkEnd w:id="1282"/>
    </w:p>
    <w:p w14:paraId="68828B4B" w14:textId="77777777" w:rsidR="008A15BE" w:rsidRDefault="008A15BE">
      <w:pPr>
        <w:pStyle w:val="Heading3"/>
        <w:rPr>
          <w:ins w:id="1287" w:author="Rickey, Terry W (TJ) JR CIV USARMY CESAM (USA)" w:date="2026-01-14T08:15:00Z" w16du:dateUtc="2026-01-14T14:15:00Z"/>
        </w:rPr>
        <w:pPrChange w:id="1288" w:author="Rickey, Terry W (TJ) JR CIV USARMY CESAM (USA)" w:date="2026-01-14T08:15:00Z" w16du:dateUtc="2026-01-14T14:15:00Z">
          <w:pPr/>
        </w:pPrChange>
      </w:pPr>
      <w:bookmarkStart w:id="1289" w:name="_Toc219287595"/>
      <w:ins w:id="1290" w:author="Rickey, Terry W (TJ) JR CIV USARMY CESAM (USA)" w:date="2026-01-14T08:15:00Z">
        <w:r w:rsidRPr="008A15BE">
          <w:t>Target Species/Groups</w:t>
        </w:r>
      </w:ins>
      <w:bookmarkEnd w:id="1289"/>
    </w:p>
    <w:p w14:paraId="6FA049D7" w14:textId="56BB3F91" w:rsidR="008A15BE" w:rsidRPr="001E6A7B" w:rsidRDefault="008A15BE">
      <w:pPr>
        <w:rPr>
          <w:ins w:id="1291" w:author="Rickey, Terry W (TJ) JR CIV USARMY CESAM (USA)" w:date="2026-01-07T14:53:00Z" w16du:dateUtc="2026-01-07T20:53:00Z"/>
        </w:rPr>
        <w:pPrChange w:id="1292" w:author="Rickey, Terry W (TJ) JR CIV USARMY CESAM (USA)" w:date="2026-01-07T14:54:00Z" w16du:dateUtc="2026-01-07T20:54:00Z">
          <w:pPr>
            <w:pStyle w:val="Heading2"/>
          </w:pPr>
        </w:pPrChange>
      </w:pPr>
      <w:ins w:id="1293" w:author="Rickey, Terry W (TJ) JR CIV USARMY CESAM (USA)" w:date="2026-01-14T08:15:00Z">
        <w:r w:rsidRPr="008A15BE">
          <w:t> Seining is the most effective method for capturing small-bodied fish, juvenile life stages of larger fish, and species that inhabit shallow, low-velocity edge habitats. Its primary targets are schooling cyprinids (shiners and minnows)</w:t>
        </w:r>
      </w:ins>
    </w:p>
    <w:p w14:paraId="3B97F411" w14:textId="5D68CD0A" w:rsidR="009B738D" w:rsidRDefault="009B738D">
      <w:pPr>
        <w:pStyle w:val="Heading3"/>
        <w:rPr>
          <w:ins w:id="1294" w:author="Rickey, Terry W (TJ) JR CIV USARMY CESAM (USA)" w:date="2026-01-07T15:01:00Z" w16du:dateUtc="2026-01-07T21:01:00Z"/>
        </w:rPr>
      </w:pPr>
      <w:bookmarkStart w:id="1295" w:name="_Toc219287596"/>
      <w:ins w:id="1296" w:author="Rickey, Terry W (TJ) JR CIV USARMY CESAM (USA)" w:date="2026-01-07T15:01:00Z" w16du:dateUtc="2026-01-07T21:01:00Z">
        <w:r>
          <w:t>Results</w:t>
        </w:r>
        <w:bookmarkEnd w:id="1295"/>
      </w:ins>
    </w:p>
    <w:p w14:paraId="71077FFB" w14:textId="3F81A1D6" w:rsidR="009B738D" w:rsidRPr="009B738D" w:rsidRDefault="009B738D">
      <w:pPr>
        <w:rPr>
          <w:ins w:id="1297" w:author="Rickey, Terry W (TJ) JR CIV USARMY CESAM (USA)" w:date="2026-01-07T15:01:00Z" w16du:dateUtc="2026-01-07T21:01:00Z"/>
        </w:rPr>
        <w:pPrChange w:id="1298" w:author="Rickey, Terry W (TJ) JR CIV USARMY CESAM (USA)" w:date="2026-01-07T15:01:00Z" w16du:dateUtc="2026-01-07T21:01:00Z">
          <w:pPr>
            <w:pStyle w:val="Heading3"/>
          </w:pPr>
        </w:pPrChange>
      </w:pPr>
      <w:ins w:id="1299" w:author="Rickey, Terry W (TJ) JR CIV USARMY CESAM (USA)" w:date="2026-01-07T15:01:00Z">
        <w:r w:rsidRPr="009B738D">
          <w:t>The seining effort collected a total of 10,354 individuals. The catch was overwhelmingly dominated by small-bodied schooling cyprinids (minnows). This result is critical as it confirms the existence of a vast and healthy forage fish community in the river's shallow-water habitats, which is essential for sustaining the larger predator populations captured by other gears.</w:t>
        </w:r>
      </w:ins>
    </w:p>
    <w:p w14:paraId="30EFA21D" w14:textId="77777777" w:rsidR="00BB1094" w:rsidRDefault="00BB1094" w:rsidP="00BB1094">
      <w:pPr>
        <w:pStyle w:val="Heading2"/>
        <w:rPr>
          <w:ins w:id="1300" w:author="Rickey, Terry W (TJ) JR CIV USARMY CESAM (USA)" w:date="2026-01-07T14:55:00Z" w16du:dateUtc="2026-01-07T20:55:00Z"/>
        </w:rPr>
      </w:pPr>
      <w:bookmarkStart w:id="1301" w:name="_Toc219287597"/>
      <w:r>
        <w:t>Trawling</w:t>
      </w:r>
      <w:bookmarkEnd w:id="1301"/>
      <w:r>
        <w:t xml:space="preserve"> </w:t>
      </w:r>
    </w:p>
    <w:p w14:paraId="1E3C33D9" w14:textId="7ED73883" w:rsidR="001E6A7B" w:rsidRPr="001E6A7B" w:rsidRDefault="001E6A7B">
      <w:pPr>
        <w:pStyle w:val="Heading3"/>
        <w:pPrChange w:id="1302" w:author="Rickey, Terry W (TJ) JR CIV USARMY CESAM (USA)" w:date="2026-01-07T14:55:00Z" w16du:dateUtc="2026-01-07T20:55:00Z">
          <w:pPr>
            <w:pStyle w:val="Heading2"/>
          </w:pPr>
        </w:pPrChange>
      </w:pPr>
      <w:bookmarkStart w:id="1303" w:name="_Toc219287598"/>
      <w:ins w:id="1304" w:author="Rickey, Terry W (TJ) JR CIV USARMY CESAM (USA)" w:date="2026-01-07T14:55:00Z" w16du:dateUtc="2026-01-07T20:55:00Z">
        <w:r>
          <w:t>Method</w:t>
        </w:r>
      </w:ins>
      <w:bookmarkEnd w:id="1303"/>
    </w:p>
    <w:p w14:paraId="5A721189" w14:textId="64D5F95D" w:rsidR="000221B4" w:rsidDel="001E6A7B" w:rsidRDefault="001E6A7B" w:rsidP="005729F2">
      <w:pPr>
        <w:keepNext/>
        <w:rPr>
          <w:del w:id="1305" w:author="Rickey, Terry W (TJ) JR CIV USARMY CESAM (USA)" w:date="2026-01-07T14:56:00Z" w16du:dateUtc="2026-01-07T20:56:00Z"/>
        </w:rPr>
      </w:pPr>
      <w:ins w:id="1306" w:author="Rickey, Terry W (TJ) JR CIV USARMY CESAM (USA)" w:date="2026-01-07T14:56:00Z">
        <w:r w:rsidRPr="001E6A7B">
          <w:t>The multi-agency team utilized a Siamese trawl with an 8-foot mouth. A Siamese trawl is a specialized type of river trawl with two parallel nets, which increases sampling efficiency and provides replicate samples within a single tow. The catch from each trawl effort was placed in a live well, where all individuals were identified to species, recorded, and subsequently released.</w:t>
        </w:r>
      </w:ins>
      <w:ins w:id="1307" w:author="Rickey, Terry W (TJ) JR CIV USARMY CESAM (USA)" w:date="2026-01-07T14:56:00Z" w16du:dateUtc="2026-01-07T20:56:00Z">
        <w:r>
          <w:t xml:space="preserve"> </w:t>
        </w:r>
      </w:ins>
      <w:ins w:id="1308" w:author="Rickey, Terry W (TJ) JR CIV USARMY CESAM (USA)" w:date="2026-01-07T14:56:00Z">
        <w:r w:rsidRPr="001E6A7B">
          <w:t xml:space="preserve">Each individual "trawl </w:t>
        </w:r>
        <w:r w:rsidRPr="001E6A7B">
          <w:lastRenderedPageBreak/>
          <w:t>effort" consisted of towing the net for a duration of 5 to 10 minutes in water depths varying from 3 to 10 feet. To ensure precise spatial analysis, the start and end point of each trawl path was georeferenced using a GPS unit.</w:t>
        </w:r>
      </w:ins>
      <w:commentRangeStart w:id="1309"/>
      <w:del w:id="1310" w:author="Rickey, Terry W (TJ) JR CIV USARMY CESAM (USA)" w:date="2026-01-07T14:56:00Z" w16du:dateUtc="2026-01-07T20:56:00Z">
        <w:r w:rsidR="00C033C9" w:rsidDel="001E6A7B">
          <w:delText>The multiagency team used</w:delText>
        </w:r>
        <w:r w:rsidR="00F873C1" w:rsidDel="001E6A7B">
          <w:delText xml:space="preserve"> a river trawl over</w:delText>
        </w:r>
        <w:r w:rsidR="00C033C9" w:rsidDel="001E6A7B">
          <w:delText xml:space="preserve"> inundated</w:delText>
        </w:r>
        <w:r w:rsidR="00F873C1" w:rsidDel="001E6A7B">
          <w:delText xml:space="preserve"> gravel bars</w:delText>
        </w:r>
        <w:r w:rsidR="00C033C9" w:rsidDel="001E6A7B">
          <w:delText xml:space="preserve"> </w:delText>
        </w:r>
        <w:r w:rsidR="006473D0" w:rsidDel="001E6A7B">
          <w:delText>i</w:delText>
        </w:r>
        <w:r w:rsidR="00C033C9" w:rsidDel="001E6A7B">
          <w:delText>n the</w:delText>
        </w:r>
        <w:r w:rsidR="00F873C1" w:rsidDel="001E6A7B">
          <w:delText xml:space="preserve"> Alabama River</w:delText>
        </w:r>
        <w:r w:rsidR="000B7254" w:rsidDel="001E6A7B">
          <w:delText xml:space="preserve"> </w:delText>
        </w:r>
        <w:r w:rsidR="00C033C9" w:rsidDel="001E6A7B">
          <w:delText xml:space="preserve">where multiple efforts were made at these historic sampling localities. </w:delText>
        </w:r>
        <w:r w:rsidR="000B7254" w:rsidDel="001E6A7B">
          <w:delText xml:space="preserve">The team utilized a Siamese </w:delText>
        </w:r>
        <w:r w:rsidR="000B7254" w:rsidRPr="004E77E9" w:rsidDel="001E6A7B">
          <w:delText xml:space="preserve">trawl </w:delText>
        </w:r>
        <w:r w:rsidR="009522CF" w:rsidRPr="004E77E9" w:rsidDel="001E6A7B">
          <w:delText xml:space="preserve">with an </w:delText>
        </w:r>
        <w:r w:rsidR="00077732" w:rsidRPr="004E77E9" w:rsidDel="001E6A7B">
          <w:delText>8-foot</w:delText>
        </w:r>
        <w:r w:rsidR="009522CF" w:rsidRPr="004E77E9" w:rsidDel="001E6A7B">
          <w:delText xml:space="preserve"> mouth </w:delText>
        </w:r>
        <w:r w:rsidR="000B7254" w:rsidRPr="004E77E9" w:rsidDel="001E6A7B">
          <w:delText xml:space="preserve">in the </w:delText>
        </w:r>
        <w:r w:rsidR="006473D0" w:rsidDel="001E6A7B">
          <w:delText xml:space="preserve">late </w:delText>
        </w:r>
        <w:r w:rsidR="00C033C9" w:rsidRPr="004E77E9" w:rsidDel="001E6A7B">
          <w:delText>fall</w:delText>
        </w:r>
        <w:r w:rsidR="00C033C9" w:rsidDel="001E6A7B">
          <w:delText>.</w:delText>
        </w:r>
        <w:r w:rsidR="00077732" w:rsidDel="001E6A7B">
          <w:delText xml:space="preserve"> Trawling efforts were </w:delText>
        </w:r>
        <w:r w:rsidR="006473D0" w:rsidDel="001E6A7B">
          <w:delText xml:space="preserve">5 to </w:delText>
        </w:r>
        <w:r w:rsidR="00A93E1C" w:rsidDel="001E6A7B">
          <w:delText xml:space="preserve">10 </w:delText>
        </w:r>
        <w:r w:rsidR="0062718D" w:rsidDel="001E6A7B">
          <w:delText>minutes</w:delText>
        </w:r>
        <w:r w:rsidR="00A93E1C" w:rsidDel="001E6A7B">
          <w:delText xml:space="preserve"> </w:delText>
        </w:r>
        <w:r w:rsidR="006473D0" w:rsidDel="001E6A7B">
          <w:delText xml:space="preserve">long varying from 3-10 ft. deep with multiple trawl efforts taken at each sampling station when bottom conditions allowed. The start and end of each trawl effort was georeferenced. </w:delText>
        </w:r>
        <w:r w:rsidR="00C033C9" w:rsidDel="001E6A7B">
          <w:delText xml:space="preserve">The catch of each trawl </w:delText>
        </w:r>
        <w:r w:rsidR="006473D0" w:rsidDel="001E6A7B">
          <w:delText xml:space="preserve">effort </w:delText>
        </w:r>
        <w:r w:rsidR="00C033C9" w:rsidDel="001E6A7B">
          <w:delText xml:space="preserve">was then placed in a live well and species were </w:delText>
        </w:r>
        <w:r w:rsidR="006473D0" w:rsidDel="001E6A7B">
          <w:delText>identified,</w:delText>
        </w:r>
        <w:r w:rsidR="00C033C9" w:rsidDel="001E6A7B">
          <w:delText xml:space="preserve"> recorded, and released. </w:delText>
        </w:r>
        <w:r w:rsidR="00A93E1C" w:rsidDel="001E6A7B">
          <w:delText xml:space="preserve">  </w:delText>
        </w:r>
        <w:commentRangeEnd w:id="1309"/>
        <w:r w:rsidR="0058193B" w:rsidDel="001E6A7B">
          <w:rPr>
            <w:rStyle w:val="CommentReference"/>
          </w:rPr>
          <w:commentReference w:id="1309"/>
        </w:r>
      </w:del>
    </w:p>
    <w:p w14:paraId="4475C821" w14:textId="77777777" w:rsidR="001E6A7B" w:rsidRDefault="001E6A7B" w:rsidP="00A95DBF">
      <w:pPr>
        <w:rPr>
          <w:ins w:id="1311" w:author="Rickey, Terry W (TJ) JR CIV USARMY CESAM (USA)" w:date="2026-01-07T14:56:00Z" w16du:dateUtc="2026-01-07T20:56:00Z"/>
        </w:rPr>
      </w:pPr>
    </w:p>
    <w:p w14:paraId="1B832031" w14:textId="10AF9461" w:rsidR="005729F2" w:rsidRDefault="005729F2" w:rsidP="005729F2">
      <w:pPr>
        <w:keepNext/>
      </w:pPr>
      <w:r>
        <w:rPr>
          <w:noProof/>
        </w:rPr>
        <w:drawing>
          <wp:inline distT="0" distB="0" distL="0" distR="0" wp14:anchorId="07E8464D" wp14:editId="060B32AC">
            <wp:extent cx="2447058" cy="3262745"/>
            <wp:effectExtent l="0" t="0" r="0" b="0"/>
            <wp:docPr id="863880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56928" cy="3275905"/>
                    </a:xfrm>
                    <a:prstGeom prst="rect">
                      <a:avLst/>
                    </a:prstGeom>
                    <a:noFill/>
                  </pic:spPr>
                </pic:pic>
              </a:graphicData>
            </a:graphic>
          </wp:inline>
        </w:drawing>
      </w:r>
      <w:r w:rsidR="002675FF">
        <w:rPr>
          <w:noProof/>
        </w:rPr>
        <w:drawing>
          <wp:inline distT="0" distB="0" distL="0" distR="0" wp14:anchorId="08324A4F" wp14:editId="00310E0E">
            <wp:extent cx="2440305" cy="3253740"/>
            <wp:effectExtent l="0" t="0" r="0" b="3810"/>
            <wp:docPr id="174716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40305" cy="3253740"/>
                    </a:xfrm>
                    <a:prstGeom prst="rect">
                      <a:avLst/>
                    </a:prstGeom>
                    <a:noFill/>
                  </pic:spPr>
                </pic:pic>
              </a:graphicData>
            </a:graphic>
          </wp:inline>
        </w:drawing>
      </w:r>
    </w:p>
    <w:p w14:paraId="78A3B594" w14:textId="0FF04C3A" w:rsidR="001B20EA" w:rsidRDefault="005729F2" w:rsidP="005729F2">
      <w:pPr>
        <w:pStyle w:val="Caption"/>
        <w:rPr>
          <w:ins w:id="1312" w:author="Rickey, Terry W (TJ) JR CIV USARMY CESAM (USA)" w:date="2026-01-14T08:14:00Z" w16du:dateUtc="2026-01-14T14:14:00Z"/>
        </w:rPr>
      </w:pPr>
      <w:bookmarkStart w:id="1313" w:name="_Toc219287621"/>
      <w:r>
        <w:t xml:space="preserve">Figure </w:t>
      </w:r>
      <w:r w:rsidR="00E729D4">
        <w:fldChar w:fldCharType="begin"/>
      </w:r>
      <w:r w:rsidR="00E729D4">
        <w:instrText xml:space="preserve"> SEQ Figure \* ARABIC </w:instrText>
      </w:r>
      <w:r w:rsidR="00E729D4">
        <w:fldChar w:fldCharType="separate"/>
      </w:r>
      <w:r w:rsidR="0095247C">
        <w:rPr>
          <w:noProof/>
        </w:rPr>
        <w:t>4</w:t>
      </w:r>
      <w:r w:rsidR="00E729D4">
        <w:rPr>
          <w:noProof/>
        </w:rPr>
        <w:fldChar w:fldCharType="end"/>
      </w:r>
      <w:r>
        <w:t xml:space="preserve">: </w:t>
      </w:r>
      <w:r w:rsidRPr="006D736A">
        <w:t xml:space="preserve">L: USACE and USFWS Biologist conducting a river trawl over a gravel bar in November of 2023. R: ADEM, TNC, and GSA </w:t>
      </w:r>
      <w:r w:rsidR="006473D0">
        <w:t>b</w:t>
      </w:r>
      <w:r w:rsidRPr="006D736A">
        <w:t>iologist</w:t>
      </w:r>
      <w:r w:rsidR="006473D0">
        <w:t>s</w:t>
      </w:r>
      <w:r w:rsidRPr="006D736A">
        <w:t xml:space="preserve"> assessing fishes capture in November 2023</w:t>
      </w:r>
      <w:ins w:id="1314" w:author="Rickey, Terry W (TJ) JR CIV USARMY CESAM (USA)" w:date="2026-01-14T11:07:00Z" w16du:dateUtc="2026-01-14T17:07:00Z">
        <w:r w:rsidR="00102322">
          <w:t xml:space="preserve">, </w:t>
        </w:r>
      </w:ins>
      <w:ins w:id="1315" w:author="Rickey, Terry W (TJ) JR CIV USARMY CESAM (USA)" w:date="2026-01-14T13:21:00Z" w16du:dateUtc="2026-01-14T19:21:00Z">
        <w:r w:rsidR="0073352B">
          <w:t xml:space="preserve">Photo: </w:t>
        </w:r>
      </w:ins>
      <w:ins w:id="1316" w:author="Rickey, Terry W (TJ) JR CIV USARMY CESAM (USA)" w:date="2026-01-14T11:07:00Z" w16du:dateUtc="2026-01-14T17:07:00Z">
        <w:r w:rsidR="00102322">
          <w:t>USACE</w:t>
        </w:r>
      </w:ins>
      <w:r w:rsidRPr="006D736A">
        <w:t>.</w:t>
      </w:r>
      <w:bookmarkEnd w:id="1313"/>
    </w:p>
    <w:p w14:paraId="2E471ED9" w14:textId="77777777" w:rsidR="00FF50F0" w:rsidRDefault="00FF50F0">
      <w:pPr>
        <w:pStyle w:val="Heading3"/>
        <w:rPr>
          <w:ins w:id="1317" w:author="Rickey, Terry W (TJ) JR CIV USARMY CESAM (USA)" w:date="2026-01-14T08:15:00Z" w16du:dateUtc="2026-01-14T14:15:00Z"/>
        </w:rPr>
        <w:pPrChange w:id="1318" w:author="Rickey, Terry W (TJ) JR CIV USARMY CESAM (USA)" w:date="2026-01-14T08:15:00Z" w16du:dateUtc="2026-01-14T14:15:00Z">
          <w:pPr/>
        </w:pPrChange>
      </w:pPr>
      <w:bookmarkStart w:id="1319" w:name="_Toc219287599"/>
      <w:ins w:id="1320" w:author="Rickey, Terry W (TJ) JR CIV USARMY CESAM (USA)" w:date="2026-01-14T08:14:00Z">
        <w:r w:rsidRPr="00FF50F0">
          <w:t>Target Species/Groups</w:t>
        </w:r>
      </w:ins>
      <w:bookmarkEnd w:id="1319"/>
    </w:p>
    <w:p w14:paraId="0BF72F21" w14:textId="11CBFE1E" w:rsidR="00FF50F0" w:rsidRPr="00FF50F0" w:rsidRDefault="00FF50F0">
      <w:pPr>
        <w:rPr>
          <w:ins w:id="1321" w:author="Rickey, Terry W (TJ) JR CIV USARMY CESAM (USA)" w:date="2026-01-07T14:55:00Z" w16du:dateUtc="2026-01-07T20:55:00Z"/>
        </w:rPr>
        <w:pPrChange w:id="1322" w:author="Rickey, Terry W (TJ) JR CIV USARMY CESAM (USA)" w:date="2026-01-14T08:14:00Z" w16du:dateUtc="2026-01-14T14:14:00Z">
          <w:pPr>
            <w:pStyle w:val="Caption"/>
          </w:pPr>
        </w:pPrChange>
      </w:pPr>
      <w:ins w:id="1323" w:author="Rickey, Terry W (TJ) JR CIV USARMY CESAM (USA)" w:date="2026-01-14T08:14:00Z">
        <w:r w:rsidRPr="00FF50F0">
          <w:t>Trawling is specifically designed to capture benthic (bottom-dwelling) species that live on or near the substrate, particularly in the main river channel. It is highly effective for many small catfishes (madtoms), darters (</w:t>
        </w:r>
        <w:r w:rsidRPr="00FF50F0">
          <w:rPr>
            <w:i/>
            <w:iCs/>
          </w:rPr>
          <w:t>Percina</w:t>
        </w:r>
        <w:r w:rsidRPr="00FF50F0">
          <w:t>, </w:t>
        </w:r>
        <w:r w:rsidRPr="00FF50F0">
          <w:rPr>
            <w:i/>
            <w:iCs/>
          </w:rPr>
          <w:t>Etheostoma</w:t>
        </w:r>
        <w:r w:rsidRPr="00FF50F0">
          <w:t>), and substrate-oriented minnows.</w:t>
        </w:r>
      </w:ins>
    </w:p>
    <w:p w14:paraId="7BBA2E24" w14:textId="74F04F0E" w:rsidR="001E6A7B" w:rsidRDefault="001E6A7B" w:rsidP="001E6A7B">
      <w:pPr>
        <w:pStyle w:val="Heading3"/>
        <w:rPr>
          <w:ins w:id="1324" w:author="Rickey, Terry W (TJ) JR CIV USARMY CESAM (USA)" w:date="2026-01-07T14:57:00Z" w16du:dateUtc="2026-01-07T20:57:00Z"/>
        </w:rPr>
      </w:pPr>
      <w:bookmarkStart w:id="1325" w:name="_Toc219287600"/>
      <w:ins w:id="1326" w:author="Rickey, Terry W (TJ) JR CIV USARMY CESAM (USA)" w:date="2026-01-07T14:55:00Z" w16du:dateUtc="2026-01-07T20:55:00Z">
        <w:r>
          <w:t>Site Selection</w:t>
        </w:r>
      </w:ins>
      <w:bookmarkEnd w:id="1325"/>
    </w:p>
    <w:p w14:paraId="5E156F61" w14:textId="3DBFEBD3" w:rsidR="001E6A7B" w:rsidRDefault="001E6A7B" w:rsidP="001E6A7B">
      <w:pPr>
        <w:rPr>
          <w:ins w:id="1327" w:author="Rickey, Terry W (TJ) JR CIV USARMY CESAM (USA)" w:date="2026-01-14T09:36:00Z" w16du:dateUtc="2026-01-14T15:36:00Z"/>
        </w:rPr>
      </w:pPr>
      <w:ins w:id="1328" w:author="Rickey, Terry W (TJ) JR CIV USARMY CESAM (USA)" w:date="2026-01-07T14:57:00Z">
        <w:r w:rsidRPr="001E6A7B">
          <w:t>Trawling efforts were conducted in the late fall and were intentionally targeted at historically mapped locations of inundated gravel bars and shoals.</w:t>
        </w:r>
      </w:ins>
      <w:ins w:id="1329" w:author="Rickey, Terry W (TJ) JR CIV USARMY CESAM (USA)" w:date="2026-01-14T08:23:00Z" w16du:dateUtc="2026-01-14T14:23:00Z">
        <w:r w:rsidR="00647A51" w:rsidRPr="00647A51">
          <w:rPr>
            <w:rFonts w:ascii="Roboto" w:hAnsi="Roboto"/>
            <w:color w:val="1F1F1F"/>
            <w:shd w:val="clear" w:color="auto" w:fill="FFFFFF"/>
          </w:rPr>
          <w:t xml:space="preserve"> </w:t>
        </w:r>
      </w:ins>
      <w:ins w:id="1330" w:author="Rickey, Terry W (TJ) JR CIV USARMY CESAM (USA)" w:date="2026-01-14T08:23:00Z">
        <w:r w:rsidR="00647A51" w:rsidRPr="00647A51">
          <w:t>Trawling efforts were concentrated in the unimpounded reach Downstream of Claiborne Lock and Dam, where these natural features are most prevalent. Additional exploratory trawls were conducted at select locations within the Claiborne Pool and Millers Ferry Pool to determine if any functional shoal habitat remained post-impoundment.</w:t>
        </w:r>
      </w:ins>
      <w:ins w:id="1331" w:author="Rickey, Terry W (TJ) JR CIV USARMY CESAM (USA)" w:date="2026-01-07T14:57:00Z">
        <w:r w:rsidRPr="001E6A7B">
          <w:t xml:space="preserve"> At each sampling station, multiple trawl efforts were made when bottom conditions (i.e., lack of snags) allowed.</w:t>
        </w:r>
      </w:ins>
    </w:p>
    <w:p w14:paraId="40526877" w14:textId="77777777" w:rsidR="00102322" w:rsidRDefault="00196665">
      <w:pPr>
        <w:keepNext/>
        <w:rPr>
          <w:ins w:id="1332" w:author="Rickey, Terry W (TJ) JR CIV USARMY CESAM (USA)" w:date="2026-01-14T11:08:00Z" w16du:dateUtc="2026-01-14T17:08:00Z"/>
        </w:rPr>
        <w:pPrChange w:id="1333" w:author="Rickey, Terry W (TJ) JR CIV USARMY CESAM (USA)" w:date="2026-01-14T11:08:00Z" w16du:dateUtc="2026-01-14T17:08:00Z">
          <w:pPr/>
        </w:pPrChange>
      </w:pPr>
      <w:ins w:id="1334" w:author="Rickey, Terry W (TJ) JR CIV USARMY CESAM (USA)" w:date="2026-01-14T09:36:00Z" w16du:dateUtc="2026-01-14T15:36:00Z">
        <w:r>
          <w:rPr>
            <w:noProof/>
          </w:rPr>
          <w:lastRenderedPageBreak/>
          <w:drawing>
            <wp:inline distT="0" distB="0" distL="0" distR="0" wp14:anchorId="79B468D6" wp14:editId="6C0AB94A">
              <wp:extent cx="5943600" cy="4593590"/>
              <wp:effectExtent l="0" t="0" r="0" b="0"/>
              <wp:docPr id="129724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8391" name=""/>
                      <pic:cNvPicPr/>
                    </pic:nvPicPr>
                    <pic:blipFill>
                      <a:blip r:embed="rId36"/>
                      <a:stretch>
                        <a:fillRect/>
                      </a:stretch>
                    </pic:blipFill>
                    <pic:spPr>
                      <a:xfrm>
                        <a:off x="0" y="0"/>
                        <a:ext cx="5943600" cy="4593590"/>
                      </a:xfrm>
                      <a:prstGeom prst="rect">
                        <a:avLst/>
                      </a:prstGeom>
                    </pic:spPr>
                  </pic:pic>
                </a:graphicData>
              </a:graphic>
            </wp:inline>
          </w:drawing>
        </w:r>
      </w:ins>
    </w:p>
    <w:p w14:paraId="70E08D50" w14:textId="3719E1A1" w:rsidR="00196665" w:rsidRDefault="00102322">
      <w:pPr>
        <w:pStyle w:val="Caption"/>
        <w:rPr>
          <w:ins w:id="1335" w:author="Rickey, Terry W (TJ) JR CIV USARMY CESAM (USA)" w:date="2026-01-07T15:01:00Z" w16du:dateUtc="2026-01-07T21:01:00Z"/>
        </w:rPr>
        <w:pPrChange w:id="1336" w:author="Rickey, Terry W (TJ) JR CIV USARMY CESAM (USA)" w:date="2026-01-14T11:08:00Z" w16du:dateUtc="2026-01-14T17:08:00Z">
          <w:pPr/>
        </w:pPrChange>
      </w:pPr>
      <w:bookmarkStart w:id="1337" w:name="_Toc219287622"/>
      <w:ins w:id="1338" w:author="Rickey, Terry W (TJ) JR CIV USARMY CESAM (USA)" w:date="2026-01-14T11:08:00Z" w16du:dateUtc="2026-01-14T17:08:00Z">
        <w:r>
          <w:t xml:space="preserve">Figure </w:t>
        </w:r>
        <w:r>
          <w:fldChar w:fldCharType="begin"/>
        </w:r>
        <w:r>
          <w:instrText xml:space="preserve"> SEQ Figure \* ARABIC </w:instrText>
        </w:r>
      </w:ins>
      <w:r>
        <w:fldChar w:fldCharType="separate"/>
      </w:r>
      <w:ins w:id="1339" w:author="Rickey, Terry W (TJ) JR CIV USARMY CESAM (USA)" w:date="2026-01-14T11:08:00Z" w16du:dateUtc="2026-01-14T17:08:00Z">
        <w:r>
          <w:rPr>
            <w:noProof/>
          </w:rPr>
          <w:t>7</w:t>
        </w:r>
        <w:r>
          <w:fldChar w:fldCharType="end"/>
        </w:r>
        <w:r>
          <w:t xml:space="preserve">: </w:t>
        </w:r>
        <w:r w:rsidRPr="002D0003">
          <w:t xml:space="preserve">Sites sampled by </w:t>
        </w:r>
        <w:r>
          <w:t>trawling</w:t>
        </w:r>
        <w:r w:rsidRPr="002D0003">
          <w:t xml:space="preserve"> in FY 23.</w:t>
        </w:r>
      </w:ins>
      <w:bookmarkEnd w:id="1337"/>
    </w:p>
    <w:p w14:paraId="68601481" w14:textId="6C27742F" w:rsidR="009B738D" w:rsidRDefault="009B738D" w:rsidP="009B738D">
      <w:pPr>
        <w:pStyle w:val="Heading3"/>
        <w:rPr>
          <w:ins w:id="1340" w:author="Rickey, Terry W (TJ) JR CIV USARMY CESAM (USA)" w:date="2026-01-07T15:02:00Z" w16du:dateUtc="2026-01-07T21:02:00Z"/>
        </w:rPr>
      </w:pPr>
      <w:bookmarkStart w:id="1341" w:name="_Toc219287601"/>
      <w:ins w:id="1342" w:author="Rickey, Terry W (TJ) JR CIV USARMY CESAM (USA)" w:date="2026-01-07T15:01:00Z" w16du:dateUtc="2026-01-07T21:01:00Z">
        <w:r>
          <w:t>Results</w:t>
        </w:r>
      </w:ins>
      <w:bookmarkEnd w:id="1341"/>
    </w:p>
    <w:p w14:paraId="2328AACC" w14:textId="203CFEBF" w:rsidR="009B738D" w:rsidRPr="009B738D" w:rsidDel="009B738D" w:rsidRDefault="009B738D">
      <w:pPr>
        <w:rPr>
          <w:del w:id="1343" w:author="Rickey, Terry W (TJ) JR CIV USARMY CESAM (USA)" w:date="2026-01-07T15:02:00Z" w16du:dateUtc="2026-01-07T21:02:00Z"/>
        </w:rPr>
        <w:pPrChange w:id="1344" w:author="Rickey, Terry W (TJ) JR CIV USARMY CESAM (USA)" w:date="2026-01-07T15:02:00Z" w16du:dateUtc="2026-01-07T21:02:00Z">
          <w:pPr>
            <w:pStyle w:val="Caption"/>
          </w:pPr>
        </w:pPrChange>
      </w:pPr>
      <w:ins w:id="1345" w:author="Rickey, Terry W (TJ) JR CIV USARMY CESAM (USA)" w:date="2026-01-07T15:02:00Z">
        <w:r w:rsidRPr="009B738D">
          <w:t>The trawling effort collected a total of 14,695 individuals. While this method captured a high number of fish, its most significant contribution was the documentation of rare, substrate-oriented species. This was the primary method that successfully documented the presence of the Crystal Darter, a high-priority conservation target, validating the continued ecological function of specific gravel bar habitats.</w:t>
        </w:r>
      </w:ins>
    </w:p>
    <w:p w14:paraId="69E48A07" w14:textId="77777777" w:rsidR="009B738D" w:rsidRDefault="009B738D">
      <w:pPr>
        <w:rPr>
          <w:ins w:id="1346" w:author="Rickey, Terry W (TJ) JR CIV USARMY CESAM (USA)" w:date="2026-01-07T15:01:00Z" w16du:dateUtc="2026-01-07T21:01:00Z"/>
        </w:rPr>
        <w:pPrChange w:id="1347" w:author="Rickey, Terry W (TJ) JR CIV USARMY CESAM (USA)" w:date="2026-01-07T15:02:00Z" w16du:dateUtc="2026-01-07T21:02:00Z">
          <w:pPr>
            <w:pStyle w:val="Heading3"/>
          </w:pPr>
        </w:pPrChange>
      </w:pPr>
    </w:p>
    <w:p w14:paraId="648C9BC6" w14:textId="79532A90" w:rsidR="0049682D" w:rsidRPr="00544685" w:rsidDel="00544685" w:rsidRDefault="0049682D" w:rsidP="00D9530A">
      <w:pPr>
        <w:pStyle w:val="Heading1"/>
        <w:rPr>
          <w:del w:id="1348" w:author="Rickey, Terry W (TJ) JR CIV USARMY CESAM (USA)" w:date="2026-01-14T07:56:00Z" w16du:dateUtc="2026-01-14T13:56:00Z"/>
          <w:rPrChange w:id="1349" w:author="Rickey, Terry W (TJ) JR CIV USARMY CESAM (USA)" w:date="2026-01-14T12:23:00Z" w16du:dateUtc="2026-01-14T18:23:00Z">
            <w:rPr>
              <w:del w:id="1350" w:author="Rickey, Terry W (TJ) JR CIV USARMY CESAM (USA)" w:date="2026-01-14T07:56:00Z" w16du:dateUtc="2026-01-14T13:56:00Z"/>
              <w:rFonts w:eastAsia="Times New Roman"/>
            </w:rPr>
          </w:rPrChange>
        </w:rPr>
      </w:pPr>
      <w:bookmarkStart w:id="1351" w:name="_Toc219287602"/>
      <w:r w:rsidRPr="00544685">
        <w:rPr>
          <w:rPrChange w:id="1352" w:author="Rickey, Terry W (TJ) JR CIV USARMY CESAM (USA)" w:date="2026-01-14T12:23:00Z" w16du:dateUtc="2026-01-14T18:23:00Z">
            <w:rPr>
              <w:rFonts w:eastAsia="Times New Roman"/>
            </w:rPr>
          </w:rPrChange>
        </w:rPr>
        <w:t>Data Analysi</w:t>
      </w:r>
      <w:ins w:id="1353" w:author="Rickey, Terry W (TJ) JR CIV USARMY CESAM (USA)" w:date="2026-01-14T12:23:00Z" w16du:dateUtc="2026-01-14T18:23:00Z">
        <w:r w:rsidR="00544685">
          <w:t>s</w:t>
        </w:r>
      </w:ins>
      <w:bookmarkEnd w:id="1351"/>
      <w:del w:id="1354" w:author="Rickey, Terry W (TJ) JR CIV USARMY CESAM (USA)" w:date="2026-01-14T12:23:00Z" w16du:dateUtc="2026-01-14T18:23:00Z">
        <w:r w:rsidRPr="00544685" w:rsidDel="00544685">
          <w:rPr>
            <w:rPrChange w:id="1355" w:author="Rickey, Terry W (TJ) JR CIV USARMY CESAM (USA)" w:date="2026-01-14T12:23:00Z" w16du:dateUtc="2026-01-14T18:23:00Z">
              <w:rPr>
                <w:rFonts w:eastAsia="Times New Roman"/>
              </w:rPr>
            </w:rPrChange>
          </w:rPr>
          <w:delText xml:space="preserve">s </w:delText>
        </w:r>
      </w:del>
    </w:p>
    <w:p w14:paraId="22677324" w14:textId="77777777" w:rsidR="00544685" w:rsidRPr="00544685" w:rsidRDefault="00544685" w:rsidP="00544685">
      <w:pPr>
        <w:pStyle w:val="Heading1"/>
        <w:rPr>
          <w:rPrChange w:id="1356" w:author="Rickey, Terry W (TJ) JR CIV USARMY CESAM (USA)" w:date="2026-01-14T12:22:00Z" w16du:dateUtc="2026-01-14T18:22:00Z">
            <w:rPr>
              <w:rFonts w:eastAsia="Times New Roman"/>
            </w:rPr>
          </w:rPrChange>
        </w:rPr>
      </w:pPr>
    </w:p>
    <w:p w14:paraId="7834A925" w14:textId="09C18866" w:rsidR="00F85645" w:rsidRPr="00F85645" w:rsidRDefault="00F85645">
      <w:pPr>
        <w:pPrChange w:id="1357" w:author="Rickey, Terry W (TJ) JR CIV USARMY CESAM (USA)" w:date="2026-01-14T12:22:00Z" w16du:dateUtc="2026-01-14T18:22:00Z">
          <w:pPr>
            <w:pStyle w:val="Heading1"/>
          </w:pPr>
        </w:pPrChange>
      </w:pPr>
      <w:r w:rsidRPr="00F85645">
        <w:t>To provide a deeper understanding of the community structure beyond simple abundance, biodiversity indices were calculated from the detailed, species-level GSA dataset and are presented</w:t>
      </w:r>
      <w:r w:rsidR="00544685">
        <w:t xml:space="preserve"> in Table 2. </w:t>
      </w:r>
      <w:r w:rsidRPr="00F85645">
        <w:t xml:space="preserve"> </w:t>
      </w:r>
    </w:p>
    <w:p w14:paraId="03C2E953" w14:textId="04E8E87D" w:rsidR="00F85645" w:rsidRPr="00F85645" w:rsidRDefault="00F85645">
      <w:pPr>
        <w:pStyle w:val="Heading2"/>
        <w:rPr>
          <w:rFonts w:eastAsiaTheme="minorHAnsi"/>
        </w:rPr>
        <w:pPrChange w:id="1358" w:author="Rickey, Terry W (TJ) JR CIV USARMY CESAM (USA)" w:date="2026-01-14T08:04:00Z" w16du:dateUtc="2026-01-14T14:04:00Z">
          <w:pPr>
            <w:pStyle w:val="Heading1"/>
          </w:pPr>
        </w:pPrChange>
      </w:pPr>
      <w:r w:rsidRPr="00F85645">
        <w:rPr>
          <w:rFonts w:eastAsiaTheme="minorHAnsi"/>
        </w:rPr>
        <w:t xml:space="preserve"> </w:t>
      </w:r>
      <w:bookmarkStart w:id="1359" w:name="_Toc219287603"/>
      <w:r w:rsidRPr="00F85645">
        <w:rPr>
          <w:rFonts w:eastAsiaTheme="minorHAnsi"/>
        </w:rPr>
        <w:t>Calculation of Biodiversity Indices</w:t>
      </w:r>
      <w:bookmarkEnd w:id="1359"/>
    </w:p>
    <w:p w14:paraId="677DB751" w14:textId="21A53BB9" w:rsidR="00F85645" w:rsidRPr="00F85645" w:rsidRDefault="00F85645">
      <w:pPr>
        <w:pPrChange w:id="1360" w:author="Rickey, Terry W (TJ) JR CIV USARMY CESAM (USA)" w:date="2026-01-14T12:21:00Z" w16du:dateUtc="2026-01-14T18:21:00Z">
          <w:pPr>
            <w:pStyle w:val="Heading1"/>
          </w:pPr>
        </w:pPrChange>
      </w:pPr>
      <w:r w:rsidRPr="00F85645">
        <w:t>To provide a quantitative measure of ecosystem health that incorporates both species richness and evenness, two standard ecological indices were calculated for each river reach.</w:t>
      </w:r>
      <w:r w:rsidR="008314F8">
        <w:t xml:space="preserve"> </w:t>
      </w:r>
      <w:r w:rsidR="008314F8" w:rsidRPr="008314F8">
        <w:t xml:space="preserve">These calculations </w:t>
      </w:r>
      <w:r w:rsidR="008314F8" w:rsidRPr="008314F8">
        <w:lastRenderedPageBreak/>
        <w:t>include sampled individuals from all three primary baseline sampling methods (Electrofishing, Trawling, and Gravel Bar Seining)</w:t>
      </w:r>
      <w:r w:rsidR="008314F8">
        <w:t>.</w:t>
      </w:r>
      <w:ins w:id="1361" w:author="Rickey, Terry W (TJ) JR CIV USARMY CESAM (USA)" w:date="2026-01-14T13:22:00Z" w16du:dateUtc="2026-01-14T19:22:00Z">
        <w:r w:rsidR="0073352B">
          <w:t xml:space="preserve"> This information is presented in </w:t>
        </w:r>
        <w:r w:rsidR="0073352B">
          <w:fldChar w:fldCharType="begin"/>
        </w:r>
        <w:r w:rsidR="0073352B">
          <w:instrText xml:space="preserve"> REF _Ref219289370 \h </w:instrText>
        </w:r>
      </w:ins>
      <w:r w:rsidR="0073352B">
        <w:fldChar w:fldCharType="separate"/>
      </w:r>
      <w:ins w:id="1362" w:author="Rickey, Terry W (TJ) JR CIV USARMY CESAM (USA)" w:date="2026-01-14T13:22:00Z" w16du:dateUtc="2026-01-14T19:22:00Z">
        <w:r w:rsidR="0073352B">
          <w:t xml:space="preserve">Table </w:t>
        </w:r>
        <w:r w:rsidR="0073352B">
          <w:rPr>
            <w:noProof/>
          </w:rPr>
          <w:t>1</w:t>
        </w:r>
        <w:r w:rsidR="0073352B">
          <w:fldChar w:fldCharType="end"/>
        </w:r>
        <w:r w:rsidR="0073352B">
          <w:t>.</w:t>
        </w:r>
      </w:ins>
      <w:r w:rsidR="008314F8">
        <w:t xml:space="preserve"> </w:t>
      </w:r>
    </w:p>
    <w:p w14:paraId="5CEE9808" w14:textId="77777777" w:rsidR="00F85645" w:rsidRPr="00F85645" w:rsidRDefault="00F85645">
      <w:pPr>
        <w:pPrChange w:id="1363" w:author="Rickey, Terry W (TJ) JR CIV USARMY CESAM (USA)" w:date="2026-01-14T12:21:00Z" w16du:dateUtc="2026-01-14T18:21:00Z">
          <w:pPr>
            <w:pStyle w:val="Heading1"/>
          </w:pPr>
        </w:pPrChange>
      </w:pPr>
      <w:r w:rsidRPr="00F85645">
        <w:t>Shannon Biodiversity Index (H): This index accounts for both the number of species and their relative abundance. Higher values indicate higher diversity. A value of 0 would represent a community with only one species.</w:t>
      </w:r>
    </w:p>
    <w:p w14:paraId="484B638A" w14:textId="77777777" w:rsidR="00F85645" w:rsidRPr="00F85645" w:rsidRDefault="00F85645">
      <w:pPr>
        <w:pPrChange w:id="1364" w:author="Rickey, Terry W (TJ) JR CIV USARMY CESAM (USA)" w:date="2026-01-14T12:21:00Z" w16du:dateUtc="2026-01-14T18:21:00Z">
          <w:pPr>
            <w:pStyle w:val="Heading1"/>
          </w:pPr>
        </w:pPrChange>
      </w:pPr>
      <w:r w:rsidRPr="00F85645">
        <w:t>Formula: H = -Σ (pᵢ * ln(pᵢ))</w:t>
      </w:r>
    </w:p>
    <w:p w14:paraId="0F368FE9" w14:textId="77777777" w:rsidR="00F85645" w:rsidRPr="00F85645" w:rsidRDefault="00F85645">
      <w:pPr>
        <w:pPrChange w:id="1365" w:author="Rickey, Terry W (TJ) JR CIV USARMY CESAM (USA)" w:date="2026-01-14T12:21:00Z" w16du:dateUtc="2026-01-14T18:21:00Z">
          <w:pPr>
            <w:pStyle w:val="Heading1"/>
          </w:pPr>
        </w:pPrChange>
      </w:pPr>
      <w:r w:rsidRPr="00F85645">
        <w:t>Where pᵢ is the proportion of the total sample belonging to the i-th species, calculated as: (Number of individuals of a single species) / (Total number of individuals of all species).</w:t>
      </w:r>
    </w:p>
    <w:p w14:paraId="3B3B8AE7" w14:textId="77777777" w:rsidR="00F85645" w:rsidRPr="00F85645" w:rsidRDefault="00F85645">
      <w:pPr>
        <w:pPrChange w:id="1366" w:author="Rickey, Terry W (TJ) JR CIV USARMY CESAM (USA)" w:date="2026-01-14T12:21:00Z" w16du:dateUtc="2026-01-14T18:21:00Z">
          <w:pPr>
            <w:pStyle w:val="Heading1"/>
          </w:pPr>
        </w:pPrChange>
      </w:pPr>
      <w:r w:rsidRPr="00F85645">
        <w:t>Simpson's Diversity Index (D): This index represents the probability that two individuals randomly selected from a sample will belong to different species. Values closer to 1 indicate higher diversity, while values closer to 0 indicate lower diversity.</w:t>
      </w:r>
    </w:p>
    <w:p w14:paraId="764C8EAA" w14:textId="77777777" w:rsidR="00F85645" w:rsidRPr="00F85645" w:rsidRDefault="00F85645">
      <w:pPr>
        <w:pPrChange w:id="1367" w:author="Rickey, Terry W (TJ) JR CIV USARMY CESAM (USA)" w:date="2026-01-14T12:21:00Z" w16du:dateUtc="2026-01-14T18:21:00Z">
          <w:pPr>
            <w:pStyle w:val="Heading1"/>
          </w:pPr>
        </w:pPrChange>
      </w:pPr>
      <w:r w:rsidRPr="00F85645">
        <w:t>Formula: D = 1 - Σ(nᵢ * (nᵢ - 1)) / (N * (N - 1))</w:t>
      </w:r>
    </w:p>
    <w:p w14:paraId="23EAA4FA" w14:textId="7CEEA946" w:rsidR="00AA18B1" w:rsidRDefault="00F85645" w:rsidP="00544685">
      <w:r w:rsidRPr="00F85645">
        <w:t>Where nᵢ is the number of individuals of a single species, and N is the total number of individuals of all species.</w:t>
      </w:r>
    </w:p>
    <w:p w14:paraId="283C2046" w14:textId="2DD5578C" w:rsidR="00121F4E" w:rsidRDefault="00121F4E" w:rsidP="0073352B">
      <w:pPr>
        <w:pStyle w:val="Caption"/>
        <w:keepNext/>
      </w:pPr>
      <w:bookmarkStart w:id="1368" w:name="_Ref219289370"/>
      <w:r>
        <w:t xml:space="preserve">Table </w:t>
      </w:r>
      <w:r>
        <w:fldChar w:fldCharType="begin"/>
      </w:r>
      <w:r>
        <w:instrText xml:space="preserve"> SEQ Table \* ARABIC </w:instrText>
      </w:r>
      <w:r>
        <w:fldChar w:fldCharType="separate"/>
      </w:r>
      <w:r w:rsidR="0073352B">
        <w:rPr>
          <w:noProof/>
        </w:rPr>
        <w:t>1</w:t>
      </w:r>
      <w:r>
        <w:fldChar w:fldCharType="end"/>
      </w:r>
      <w:bookmarkEnd w:id="1368"/>
      <w:r>
        <w:t>: Shannon and Stimpson Biodiversity Indexes in each River Reach.</w:t>
      </w:r>
    </w:p>
    <w:tbl>
      <w:tblPr>
        <w:tblStyle w:val="GridTable4-Accent5"/>
        <w:tblW w:w="9090" w:type="dxa"/>
        <w:tblLook w:val="04A0" w:firstRow="1" w:lastRow="0" w:firstColumn="1" w:lastColumn="0" w:noHBand="0" w:noVBand="1"/>
      </w:tblPr>
      <w:tblGrid>
        <w:gridCol w:w="1861"/>
        <w:gridCol w:w="2716"/>
        <w:gridCol w:w="3400"/>
        <w:gridCol w:w="1113"/>
      </w:tblGrid>
      <w:tr w:rsidR="00AA18B1" w:rsidRPr="006A2582" w14:paraId="361E5B22" w14:textId="77777777" w:rsidTr="00513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8755A" w14:textId="77777777" w:rsidR="00AA18B1" w:rsidRPr="006A2582" w:rsidRDefault="00AA18B1">
            <w:pPr>
              <w:pPrChange w:id="1369" w:author="Rickey, Terry W (TJ) JR CIV USARMY CESAM (USA)" w:date="2026-01-14T12:29:00Z" w16du:dateUtc="2026-01-14T18:29:00Z">
                <w:pPr>
                  <w:pStyle w:val="Heading1"/>
                  <w:spacing w:line="259" w:lineRule="auto"/>
                </w:pPr>
              </w:pPrChange>
            </w:pPr>
            <w:r w:rsidRPr="006A2582">
              <w:t>Metric</w:t>
            </w:r>
          </w:p>
        </w:tc>
        <w:tc>
          <w:tcPr>
            <w:tcW w:w="0" w:type="auto"/>
            <w:hideMark/>
          </w:tcPr>
          <w:p w14:paraId="2B6AEC37" w14:textId="77777777" w:rsidR="00AA18B1" w:rsidRPr="006A2582" w:rsidRDefault="00AA18B1">
            <w:pPr>
              <w:cnfStyle w:val="100000000000" w:firstRow="1" w:lastRow="0" w:firstColumn="0" w:lastColumn="0" w:oddVBand="0" w:evenVBand="0" w:oddHBand="0" w:evenHBand="0" w:firstRowFirstColumn="0" w:firstRowLastColumn="0" w:lastRowFirstColumn="0" w:lastRowLastColumn="0"/>
              <w:pPrChange w:id="1370" w:author="Rickey, Terry W (TJ) JR CIV USARMY CESAM (USA)" w:date="2026-01-14T12:29:00Z" w16du:dateUtc="2026-01-14T18:29:00Z">
                <w:pPr>
                  <w:pStyle w:val="Heading1"/>
                  <w:spacing w:line="259" w:lineRule="auto"/>
                  <w:cnfStyle w:val="100000000000" w:firstRow="1" w:lastRow="0" w:firstColumn="0" w:lastColumn="0" w:oddVBand="0" w:evenVBand="0" w:oddHBand="0" w:evenHBand="0" w:firstRowFirstColumn="0" w:firstRowLastColumn="0" w:lastRowFirstColumn="0" w:lastRowLastColumn="0"/>
                </w:pPr>
              </w:pPrChange>
            </w:pPr>
            <w:r w:rsidRPr="006A2582">
              <w:t>Downstream of Claiborne L&amp;D</w:t>
            </w:r>
          </w:p>
        </w:tc>
        <w:tc>
          <w:tcPr>
            <w:tcW w:w="0" w:type="auto"/>
            <w:hideMark/>
          </w:tcPr>
          <w:p w14:paraId="3FF4D0D3" w14:textId="77777777" w:rsidR="00AA18B1" w:rsidRPr="006A2582" w:rsidRDefault="00AA18B1">
            <w:pPr>
              <w:cnfStyle w:val="100000000000" w:firstRow="1" w:lastRow="0" w:firstColumn="0" w:lastColumn="0" w:oddVBand="0" w:evenVBand="0" w:oddHBand="0" w:evenHBand="0" w:firstRowFirstColumn="0" w:firstRowLastColumn="0" w:lastRowFirstColumn="0" w:lastRowLastColumn="0"/>
              <w:pPrChange w:id="1371" w:author="Rickey, Terry W (TJ) JR CIV USARMY CESAM (USA)" w:date="2026-01-14T12:29:00Z" w16du:dateUtc="2026-01-14T18:29:00Z">
                <w:pPr>
                  <w:pStyle w:val="Heading1"/>
                  <w:spacing w:line="259" w:lineRule="auto"/>
                  <w:cnfStyle w:val="100000000000" w:firstRow="1" w:lastRow="0" w:firstColumn="0" w:lastColumn="0" w:oddVBand="0" w:evenVBand="0" w:oddHBand="0" w:evenHBand="0" w:firstRowFirstColumn="0" w:firstRowLastColumn="0" w:lastRowFirstColumn="0" w:lastRowLastColumn="0"/>
                </w:pPr>
              </w:pPrChange>
            </w:pPr>
            <w:r w:rsidRPr="006A2582">
              <w:t>Between Claiborne &amp; Millers Ferry L&amp;Ds</w:t>
            </w:r>
          </w:p>
        </w:tc>
        <w:tc>
          <w:tcPr>
            <w:tcW w:w="1084" w:type="dxa"/>
            <w:hideMark/>
          </w:tcPr>
          <w:p w14:paraId="2DFBF623" w14:textId="77777777" w:rsidR="00AA18B1" w:rsidRPr="006A2582" w:rsidRDefault="00AA18B1">
            <w:pPr>
              <w:cnfStyle w:val="100000000000" w:firstRow="1" w:lastRow="0" w:firstColumn="0" w:lastColumn="0" w:oddVBand="0" w:evenVBand="0" w:oddHBand="0" w:evenHBand="0" w:firstRowFirstColumn="0" w:firstRowLastColumn="0" w:lastRowFirstColumn="0" w:lastRowLastColumn="0"/>
              <w:pPrChange w:id="1372" w:author="Rickey, Terry W (TJ) JR CIV USARMY CESAM (USA)" w:date="2026-01-14T12:29:00Z" w16du:dateUtc="2026-01-14T18:29:00Z">
                <w:pPr>
                  <w:pStyle w:val="Heading1"/>
                  <w:spacing w:line="259" w:lineRule="auto"/>
                  <w:cnfStyle w:val="100000000000" w:firstRow="1" w:lastRow="0" w:firstColumn="0" w:lastColumn="0" w:oddVBand="0" w:evenVBand="0" w:oddHBand="0" w:evenHBand="0" w:firstRowFirstColumn="0" w:firstRowLastColumn="0" w:lastRowFirstColumn="0" w:lastRowLastColumn="0"/>
                </w:pPr>
              </w:pPrChange>
            </w:pPr>
            <w:r w:rsidRPr="006A2582">
              <w:t>Upstream of Millers Ferry L&amp;D</w:t>
            </w:r>
          </w:p>
        </w:tc>
      </w:tr>
      <w:tr w:rsidR="00AA18B1" w:rsidRPr="006A2582" w14:paraId="76F056B5" w14:textId="77777777" w:rsidTr="0051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AE697" w14:textId="77777777" w:rsidR="00AA18B1" w:rsidRPr="006A2582" w:rsidRDefault="00AA18B1">
            <w:pPr>
              <w:pPrChange w:id="1373" w:author="Rickey, Terry W (TJ) JR CIV USARMY CESAM (USA)" w:date="2026-01-14T12:29:00Z" w16du:dateUtc="2026-01-14T18:29:00Z">
                <w:pPr>
                  <w:pStyle w:val="Heading1"/>
                  <w:spacing w:line="259" w:lineRule="auto"/>
                </w:pPr>
              </w:pPrChange>
            </w:pPr>
            <w:r w:rsidRPr="006A2582">
              <w:t>Total Species (S)</w:t>
            </w:r>
          </w:p>
        </w:tc>
        <w:tc>
          <w:tcPr>
            <w:tcW w:w="0" w:type="auto"/>
            <w:hideMark/>
          </w:tcPr>
          <w:p w14:paraId="628D1462"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74"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41</w:t>
            </w:r>
          </w:p>
        </w:tc>
        <w:tc>
          <w:tcPr>
            <w:tcW w:w="0" w:type="auto"/>
            <w:hideMark/>
          </w:tcPr>
          <w:p w14:paraId="5953D229"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75"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36</w:t>
            </w:r>
          </w:p>
        </w:tc>
        <w:tc>
          <w:tcPr>
            <w:tcW w:w="1084" w:type="dxa"/>
            <w:hideMark/>
          </w:tcPr>
          <w:p w14:paraId="7FB25192"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76"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21</w:t>
            </w:r>
          </w:p>
        </w:tc>
      </w:tr>
      <w:tr w:rsidR="00AA18B1" w:rsidRPr="006A2582" w14:paraId="46242EED" w14:textId="77777777" w:rsidTr="0051376F">
        <w:tc>
          <w:tcPr>
            <w:cnfStyle w:val="001000000000" w:firstRow="0" w:lastRow="0" w:firstColumn="1" w:lastColumn="0" w:oddVBand="0" w:evenVBand="0" w:oddHBand="0" w:evenHBand="0" w:firstRowFirstColumn="0" w:firstRowLastColumn="0" w:lastRowFirstColumn="0" w:lastRowLastColumn="0"/>
            <w:tcW w:w="0" w:type="auto"/>
            <w:hideMark/>
          </w:tcPr>
          <w:p w14:paraId="7D3B4394" w14:textId="77777777" w:rsidR="00AA18B1" w:rsidRPr="006A2582" w:rsidRDefault="00AA18B1">
            <w:pPr>
              <w:pPrChange w:id="1377" w:author="Rickey, Terry W (TJ) JR CIV USARMY CESAM (USA)" w:date="2026-01-14T12:29:00Z" w16du:dateUtc="2026-01-14T18:29:00Z">
                <w:pPr>
                  <w:pStyle w:val="Heading1"/>
                  <w:spacing w:line="259" w:lineRule="auto"/>
                </w:pPr>
              </w:pPrChange>
            </w:pPr>
            <w:r w:rsidRPr="006A2582">
              <w:t>Shannon Index (H)</w:t>
            </w:r>
          </w:p>
        </w:tc>
        <w:tc>
          <w:tcPr>
            <w:tcW w:w="0" w:type="auto"/>
            <w:hideMark/>
          </w:tcPr>
          <w:p w14:paraId="659C7F45" w14:textId="77777777" w:rsidR="00AA18B1" w:rsidRPr="006A2582" w:rsidRDefault="00AA18B1">
            <w:pPr>
              <w:cnfStyle w:val="000000000000" w:firstRow="0" w:lastRow="0" w:firstColumn="0" w:lastColumn="0" w:oddVBand="0" w:evenVBand="0" w:oddHBand="0" w:evenHBand="0" w:firstRowFirstColumn="0" w:firstRowLastColumn="0" w:lastRowFirstColumn="0" w:lastRowLastColumn="0"/>
              <w:pPrChange w:id="1378" w:author="Rickey, Terry W (TJ) JR CIV USARMY CESAM (USA)" w:date="2026-01-14T12:29:00Z" w16du:dateUtc="2026-01-14T18:29:00Z">
                <w:pPr>
                  <w:pStyle w:val="Heading1"/>
                  <w:spacing w:line="259" w:lineRule="auto"/>
                  <w:cnfStyle w:val="000000000000" w:firstRow="0" w:lastRow="0" w:firstColumn="0" w:lastColumn="0" w:oddVBand="0" w:evenVBand="0" w:oddHBand="0" w:evenHBand="0" w:firstRowFirstColumn="0" w:firstRowLastColumn="0" w:lastRowFirstColumn="0" w:lastRowLastColumn="0"/>
                </w:pPr>
              </w:pPrChange>
            </w:pPr>
            <w:r w:rsidRPr="006A2582">
              <w:t>1.83</w:t>
            </w:r>
          </w:p>
        </w:tc>
        <w:tc>
          <w:tcPr>
            <w:tcW w:w="0" w:type="auto"/>
            <w:hideMark/>
          </w:tcPr>
          <w:p w14:paraId="3FCB79AB" w14:textId="77777777" w:rsidR="00AA18B1" w:rsidRPr="006A2582" w:rsidRDefault="00AA18B1">
            <w:pPr>
              <w:cnfStyle w:val="000000000000" w:firstRow="0" w:lastRow="0" w:firstColumn="0" w:lastColumn="0" w:oddVBand="0" w:evenVBand="0" w:oddHBand="0" w:evenHBand="0" w:firstRowFirstColumn="0" w:firstRowLastColumn="0" w:lastRowFirstColumn="0" w:lastRowLastColumn="0"/>
              <w:pPrChange w:id="1379" w:author="Rickey, Terry W (TJ) JR CIV USARMY CESAM (USA)" w:date="2026-01-14T12:29:00Z" w16du:dateUtc="2026-01-14T18:29:00Z">
                <w:pPr>
                  <w:pStyle w:val="Heading1"/>
                  <w:spacing w:line="259" w:lineRule="auto"/>
                  <w:cnfStyle w:val="000000000000" w:firstRow="0" w:lastRow="0" w:firstColumn="0" w:lastColumn="0" w:oddVBand="0" w:evenVBand="0" w:oddHBand="0" w:evenHBand="0" w:firstRowFirstColumn="0" w:firstRowLastColumn="0" w:lastRowFirstColumn="0" w:lastRowLastColumn="0"/>
                </w:pPr>
              </w:pPrChange>
            </w:pPr>
            <w:r w:rsidRPr="006A2582">
              <w:t>2.12</w:t>
            </w:r>
          </w:p>
        </w:tc>
        <w:tc>
          <w:tcPr>
            <w:tcW w:w="1084" w:type="dxa"/>
            <w:hideMark/>
          </w:tcPr>
          <w:p w14:paraId="7C077BC5" w14:textId="77777777" w:rsidR="00AA18B1" w:rsidRPr="006A2582" w:rsidRDefault="00AA18B1">
            <w:pPr>
              <w:cnfStyle w:val="000000000000" w:firstRow="0" w:lastRow="0" w:firstColumn="0" w:lastColumn="0" w:oddVBand="0" w:evenVBand="0" w:oddHBand="0" w:evenHBand="0" w:firstRowFirstColumn="0" w:firstRowLastColumn="0" w:lastRowFirstColumn="0" w:lastRowLastColumn="0"/>
              <w:pPrChange w:id="1380" w:author="Rickey, Terry W (TJ) JR CIV USARMY CESAM (USA)" w:date="2026-01-14T12:29:00Z" w16du:dateUtc="2026-01-14T18:29:00Z">
                <w:pPr>
                  <w:pStyle w:val="Heading1"/>
                  <w:spacing w:line="259" w:lineRule="auto"/>
                  <w:cnfStyle w:val="000000000000" w:firstRow="0" w:lastRow="0" w:firstColumn="0" w:lastColumn="0" w:oddVBand="0" w:evenVBand="0" w:oddHBand="0" w:evenHBand="0" w:firstRowFirstColumn="0" w:firstRowLastColumn="0" w:lastRowFirstColumn="0" w:lastRowLastColumn="0"/>
                </w:pPr>
              </w:pPrChange>
            </w:pPr>
            <w:r w:rsidRPr="006A2582">
              <w:t>1.22</w:t>
            </w:r>
          </w:p>
        </w:tc>
      </w:tr>
      <w:tr w:rsidR="00AA18B1" w:rsidRPr="006A2582" w14:paraId="3DFFF00D" w14:textId="77777777" w:rsidTr="0051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90566" w14:textId="77777777" w:rsidR="00AA18B1" w:rsidRPr="006A2582" w:rsidRDefault="00AA18B1">
            <w:pPr>
              <w:pPrChange w:id="1381" w:author="Rickey, Terry W (TJ) JR CIV USARMY CESAM (USA)" w:date="2026-01-14T12:29:00Z" w16du:dateUtc="2026-01-14T18:29:00Z">
                <w:pPr>
                  <w:pStyle w:val="Heading1"/>
                  <w:spacing w:line="259" w:lineRule="auto"/>
                </w:pPr>
              </w:pPrChange>
            </w:pPr>
            <w:r w:rsidRPr="006A2582">
              <w:t>Simpson's Index (D)</w:t>
            </w:r>
          </w:p>
        </w:tc>
        <w:tc>
          <w:tcPr>
            <w:tcW w:w="0" w:type="auto"/>
            <w:hideMark/>
          </w:tcPr>
          <w:p w14:paraId="41C108F3"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82"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0.69</w:t>
            </w:r>
          </w:p>
        </w:tc>
        <w:tc>
          <w:tcPr>
            <w:tcW w:w="0" w:type="auto"/>
            <w:hideMark/>
          </w:tcPr>
          <w:p w14:paraId="25812586"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83"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0.81</w:t>
            </w:r>
          </w:p>
        </w:tc>
        <w:tc>
          <w:tcPr>
            <w:tcW w:w="1084" w:type="dxa"/>
            <w:hideMark/>
          </w:tcPr>
          <w:p w14:paraId="668957F3" w14:textId="77777777" w:rsidR="00AA18B1" w:rsidRPr="006A2582" w:rsidRDefault="00AA18B1">
            <w:pPr>
              <w:cnfStyle w:val="000000100000" w:firstRow="0" w:lastRow="0" w:firstColumn="0" w:lastColumn="0" w:oddVBand="0" w:evenVBand="0" w:oddHBand="1" w:evenHBand="0" w:firstRowFirstColumn="0" w:firstRowLastColumn="0" w:lastRowFirstColumn="0" w:lastRowLastColumn="0"/>
              <w:pPrChange w:id="1384" w:author="Rickey, Terry W (TJ) JR CIV USARMY CESAM (USA)" w:date="2026-01-14T12:29:00Z" w16du:dateUtc="2026-01-14T18:29:00Z">
                <w:pPr>
                  <w:pStyle w:val="Heading1"/>
                  <w:spacing w:line="259" w:lineRule="auto"/>
                  <w:cnfStyle w:val="000000100000" w:firstRow="0" w:lastRow="0" w:firstColumn="0" w:lastColumn="0" w:oddVBand="0" w:evenVBand="0" w:oddHBand="1" w:evenHBand="0" w:firstRowFirstColumn="0" w:firstRowLastColumn="0" w:lastRowFirstColumn="0" w:lastRowLastColumn="0"/>
                </w:pPr>
              </w:pPrChange>
            </w:pPr>
            <w:r w:rsidRPr="006A2582">
              <w:t>0.59</w:t>
            </w:r>
          </w:p>
        </w:tc>
      </w:tr>
    </w:tbl>
    <w:p w14:paraId="3704437A" w14:textId="77777777" w:rsidR="00AA18B1" w:rsidRPr="00AA18B1" w:rsidRDefault="00AA18B1">
      <w:pPr>
        <w:pPrChange w:id="1385" w:author="Rickey, Terry W (TJ) JR CIV USARMY CESAM (USA)" w:date="2026-01-14T08:04:00Z" w16du:dateUtc="2026-01-14T14:04:00Z">
          <w:pPr>
            <w:pStyle w:val="Heading1"/>
          </w:pPr>
        </w:pPrChange>
      </w:pPr>
    </w:p>
    <w:p w14:paraId="73044B38" w14:textId="1A9C7E14" w:rsidR="00464924" w:rsidDel="00672CAF" w:rsidRDefault="00535562">
      <w:pPr>
        <w:pStyle w:val="Heading2"/>
        <w:rPr>
          <w:del w:id="1386" w:author="Rickey, Terry W (TJ) JR CIV USARMY CESAM (USA)" w:date="2026-01-14T07:56:00Z" w16du:dateUtc="2026-01-14T13:56:00Z"/>
        </w:rPr>
        <w:pPrChange w:id="1387" w:author="Rickey, Terry W (TJ) JR CIV USARMY CESAM (USA)" w:date="2026-01-14T08:05:00Z" w16du:dateUtc="2026-01-14T14:05:00Z">
          <w:pPr/>
        </w:pPrChange>
      </w:pPr>
      <w:commentRangeStart w:id="1388"/>
      <w:del w:id="1389" w:author="Rickey, Terry W (TJ) JR CIV USARMY CESAM (USA)" w:date="2026-01-14T07:56:00Z" w16du:dateUtc="2026-01-14T13:56:00Z">
        <w:r w:rsidRPr="00535562" w:rsidDel="00F85645">
          <w:lastRenderedPageBreak/>
          <w:delText xml:space="preserve">The dataset provided by the Geological Survey of Alabama for the Fiscal Year 2023 sampling period </w:delText>
        </w:r>
        <w:r w:rsidDel="00F85645">
          <w:delText xml:space="preserve">showed a </w:delText>
        </w:r>
        <w:r w:rsidRPr="00535562" w:rsidDel="00F85645">
          <w:delText xml:space="preserve">total of 25,326 individuals across 56 unique species. The </w:delText>
        </w:r>
        <w:commentRangeEnd w:id="1388"/>
        <w:r w:rsidR="000D0894" w:rsidDel="00F85645">
          <w:rPr>
            <w:rStyle w:val="CommentReference"/>
          </w:rPr>
          <w:commentReference w:id="1388"/>
        </w:r>
        <w:r w:rsidRPr="00535562" w:rsidDel="00F85645">
          <w:delText>accompanying summary documentation attributed specific species counts to three distinct river sections: downstream of Claiborne Lock and Dam (L&amp;D), between Claiborne and Millers Ferry L&amp;Ds, and upstream of Millers Ferry L&amp;D.</w:delText>
        </w:r>
        <w:r w:rsidR="00ED2919" w:rsidDel="00F85645">
          <w:delText xml:space="preserve"> </w:delText>
        </w:r>
        <w:r w:rsidR="00ED2919" w:rsidRPr="00ED2919" w:rsidDel="00F85645">
          <w:delText xml:space="preserve">A preliminary analysis was initiated to calculate the Shannon Biodiversity Index (H) for each location. </w:delText>
        </w:r>
      </w:del>
      <w:del w:id="1390" w:author="Rickey, Terry W (TJ) JR CIV USARMY CESAM (USA)" w:date="2026-01-07T14:37:00Z" w16du:dateUtc="2026-01-07T20:37:00Z">
        <w:r w:rsidR="00ED2919" w:rsidRPr="00ED2919" w:rsidDel="00464924">
          <w:delText xml:space="preserve">Standard protocol for this calculation requires a granular audit of the primary data tables rather than reliance on summary figures. This audit revealed a significant discrepancy between the reported summary totals and the empirical sum of individuals recorded in the raw data logs. </w:delText>
        </w:r>
        <w:commentRangeStart w:id="1391"/>
        <w:r w:rsidR="00ED2919" w:rsidRPr="00ED2919" w:rsidDel="00464924">
          <w:delText>A </w:delText>
        </w:r>
        <w:r w:rsidR="00ED2919" w:rsidRPr="00ED2919" w:rsidDel="00464924">
          <w:rPr>
            <w:i/>
            <w:iCs/>
          </w:rPr>
          <w:delText>post-hoc</w:delText>
        </w:r>
        <w:r w:rsidR="00ED2919" w:rsidRPr="00ED2919" w:rsidDel="00464924">
          <w:delText> r</w:delText>
        </w:r>
        <w:commentRangeEnd w:id="1391"/>
        <w:r w:rsidR="001E7464" w:rsidDel="00464924">
          <w:rPr>
            <w:rStyle w:val="CommentReference"/>
          </w:rPr>
          <w:commentReference w:id="1391"/>
        </w:r>
        <w:r w:rsidR="00ED2919" w:rsidRPr="00ED2919" w:rsidDel="00464924">
          <w:delText>ecalculation based on these primary tables yielded a corrected total of 19,468 individuals from 55 species, necessitating a revision of the preliminary dataset.</w:delText>
        </w:r>
        <w:r w:rsidDel="00464924">
          <w:delText xml:space="preserve"> </w:delText>
        </w:r>
        <w:r w:rsidR="00765413" w:rsidRPr="00765413" w:rsidDel="00464924">
          <w:delText xml:space="preserve">To ensure analytical robustness and to prepare for the calculation of a secondary metric, the Simpson's Diversity Index (D), a more stringent validation protocol was implemented. This second-pass analysis was designed to reconcile subtle inconsistencies in how captures were aggregated across different sampling gear types and locations within the source documentation. This comprehensive data reconciliation process produced a final, validated dataset </w:delText>
        </w:r>
        <w:commentRangeStart w:id="1392"/>
        <w:r w:rsidR="00765413" w:rsidRPr="00765413" w:rsidDel="00464924">
          <w:delText>comprising 16,948 individuals representing </w:delText>
        </w:r>
        <w:commentRangeEnd w:id="1392"/>
        <w:r w:rsidR="0039592B" w:rsidDel="00464924">
          <w:rPr>
            <w:rStyle w:val="CommentReference"/>
          </w:rPr>
          <w:commentReference w:id="1392"/>
        </w:r>
        <w:r w:rsidR="00765413" w:rsidRPr="00765413" w:rsidDel="00464924">
          <w:delText xml:space="preserve">53 distinct species. This dataset, having been systematically corrected for summation errors and aggregation artifacts present in </w:delText>
        </w:r>
      </w:del>
      <w:ins w:id="1393" w:author="Richter, Lane A CIV USARMY CEMVP (USA) [2]" w:date="2026-01-07T12:44:00Z" w16du:dateUtc="2026-01-07T18:44:00Z">
        <w:del w:id="1394" w:author="Rickey, Terry W (TJ) JR CIV USARMY CESAM (USA)" w:date="2026-01-07T14:37:00Z" w16du:dateUtc="2026-01-07T20:37:00Z">
          <w:r w:rsidR="00E569DE" w:rsidDel="00464924">
            <w:delText xml:space="preserve">Tables: (insert </w:delText>
          </w:r>
        </w:del>
      </w:ins>
      <w:ins w:id="1395" w:author="Richter, Lane A CIV USARMY CEMVP (USA) [2]" w:date="2026-01-07T12:45:00Z" w16du:dateUtc="2026-01-07T18:45:00Z">
        <w:del w:id="1396" w:author="Rickey, Terry W (TJ) JR CIV USARMY CESAM (USA)" w:date="2026-01-07T14:37:00Z" w16du:dateUtc="2026-01-07T20:37:00Z">
          <w:r w:rsidR="00E569DE" w:rsidDel="00464924">
            <w:delText>sampling data result tables)</w:delText>
          </w:r>
        </w:del>
      </w:ins>
      <w:del w:id="1397" w:author="Rickey, Terry W (TJ) JR CIV USARMY CESAM (USA)" w:date="2026-01-07T14:37:00Z" w16du:dateUtc="2026-01-07T20:37:00Z">
        <w:r w:rsidR="00765413" w:rsidRPr="00765413" w:rsidDel="00464924">
          <w:delText>the original report, was established as the definitive basis for all subsequent biodiversity analyses.</w:delText>
        </w:r>
        <w:r w:rsidR="00765413" w:rsidDel="00464924">
          <w:delText xml:space="preserve"> </w:delText>
        </w:r>
      </w:del>
    </w:p>
    <w:p w14:paraId="6D7C39D0" w14:textId="4DDF8CE2" w:rsidR="00672CAF" w:rsidRPr="00672CAF" w:rsidRDefault="00672CAF">
      <w:pPr>
        <w:pStyle w:val="Heading2"/>
        <w:rPr>
          <w:ins w:id="1398" w:author="Rickey, Terry W (TJ) JR CIV USARMY CESAM (USA)" w:date="2026-01-14T08:01:00Z"/>
          <w:b/>
          <w:bCs/>
        </w:rPr>
        <w:pPrChange w:id="1399" w:author="Rickey, Terry W (TJ) JR CIV USARMY CESAM (USA)" w:date="2026-01-14T08:05:00Z" w16du:dateUtc="2026-01-14T14:05:00Z">
          <w:pPr/>
        </w:pPrChange>
      </w:pPr>
      <w:bookmarkStart w:id="1400" w:name="_Toc219287604"/>
      <w:ins w:id="1401" w:author="Rickey, Terry W (TJ) JR CIV USARMY CESAM (USA)" w:date="2026-01-14T08:01:00Z">
        <w:r w:rsidRPr="00672CAF">
          <w:t>Interpretation of Final Verified Results</w:t>
        </w:r>
        <w:bookmarkEnd w:id="1400"/>
      </w:ins>
    </w:p>
    <w:p w14:paraId="51C2E3FC" w14:textId="77777777" w:rsidR="00672CAF" w:rsidRPr="00672CAF" w:rsidRDefault="00672CAF" w:rsidP="00544685">
      <w:pPr>
        <w:rPr>
          <w:ins w:id="1402" w:author="Rickey, Terry W (TJ) JR CIV USARMY CESAM (USA)" w:date="2026-01-14T08:01:00Z"/>
        </w:rPr>
      </w:pPr>
      <w:ins w:id="1403" w:author="Rickey, Terry W (TJ) JR CIV USARMY CESAM (USA)" w:date="2026-01-14T08:01:00Z">
        <w:r w:rsidRPr="00672CAF">
          <w:t>The final, validated data from the FY23 baseline effort reveals a complex picture of a river system profoundly shaped by its impoundments. The analysis of both abundance and biodiversity across the three river reaches provides four key insights:</w:t>
        </w:r>
      </w:ins>
    </w:p>
    <w:p w14:paraId="3CB12B77" w14:textId="77777777" w:rsidR="00672CAF" w:rsidRPr="00672CAF" w:rsidRDefault="00672CAF">
      <w:pPr>
        <w:rPr>
          <w:ins w:id="1404" w:author="Rickey, Terry W (TJ) JR CIV USARMY CESAM (USA)" w:date="2026-01-14T08:01:00Z"/>
        </w:rPr>
        <w:pPrChange w:id="1405" w:author="Rickey, Terry W (TJ) JR CIV USARMY CESAM (USA)" w:date="2026-01-14T12:21:00Z" w16du:dateUtc="2026-01-14T18:21:00Z">
          <w:pPr>
            <w:numPr>
              <w:numId w:val="9"/>
            </w:numPr>
            <w:tabs>
              <w:tab w:val="num" w:pos="720"/>
            </w:tabs>
            <w:ind w:left="720" w:hanging="360"/>
          </w:pPr>
        </w:pPrChange>
      </w:pPr>
      <w:ins w:id="1406" w:author="Rickey, Terry W (TJ) JR CIV USARMY CESAM (USA)" w:date="2026-01-14T08:01:00Z">
        <w:r w:rsidRPr="00672CAF">
          <w:t>Hyper-Abundance in the First Impoundment: The most striking result is that the reach "Between Dams" (the Claiborne Pool) exhibited the highest total abundance by a massive margin (N=25,411). This staggering number is driven almost entirely by enormous catches in trawls and seines, indicating an explosive population of small-bodied species thriving in the stable, lake-like conditions of the first impoundment.</w:t>
        </w:r>
      </w:ins>
    </w:p>
    <w:p w14:paraId="73DD43CD" w14:textId="77777777" w:rsidR="00672CAF" w:rsidRPr="00672CAF" w:rsidRDefault="00672CAF">
      <w:pPr>
        <w:rPr>
          <w:ins w:id="1407" w:author="Rickey, Terry W (TJ) JR CIV USARMY CESAM (USA)" w:date="2026-01-14T08:01:00Z"/>
        </w:rPr>
        <w:pPrChange w:id="1408" w:author="Rickey, Terry W (TJ) JR CIV USARMY CESAM (USA)" w:date="2026-01-14T12:21:00Z" w16du:dateUtc="2026-01-14T18:21:00Z">
          <w:pPr>
            <w:numPr>
              <w:numId w:val="9"/>
            </w:numPr>
            <w:tabs>
              <w:tab w:val="num" w:pos="720"/>
            </w:tabs>
            <w:ind w:left="720" w:hanging="360"/>
          </w:pPr>
        </w:pPrChange>
      </w:pPr>
      <w:ins w:id="1409" w:author="Rickey, Terry W (TJ) JR CIV USARMY CESAM (USA)" w:date="2026-01-14T08:01:00Z">
        <w:r w:rsidRPr="00672CAF">
          <w:t>Highest Sport Fish Abundance is Downstream: While the impoundment had the highest total numbers, the free-flowing reach below Claiborne had the highest Electroboat catch (5,962 individuals) by more than double any other reach. As electrofishing is the primary method for capturing resident sport fish (e.g., bass, sunfish), this indicates that the unimpounded, natural river habitat supports the most robust population of these larger, structure-oriented species.</w:t>
        </w:r>
      </w:ins>
    </w:p>
    <w:p w14:paraId="0A7F0BEF" w14:textId="77777777" w:rsidR="00672CAF" w:rsidRPr="00672CAF" w:rsidRDefault="00672CAF">
      <w:pPr>
        <w:rPr>
          <w:ins w:id="1410" w:author="Rickey, Terry W (TJ) JR CIV USARMY CESAM (USA)" w:date="2026-01-14T08:01:00Z"/>
        </w:rPr>
        <w:pPrChange w:id="1411" w:author="Rickey, Terry W (TJ) JR CIV USARMY CESAM (USA)" w:date="2026-01-14T12:21:00Z" w16du:dateUtc="2026-01-14T18:21:00Z">
          <w:pPr>
            <w:numPr>
              <w:numId w:val="9"/>
            </w:numPr>
            <w:tabs>
              <w:tab w:val="num" w:pos="720"/>
            </w:tabs>
            <w:ind w:left="720" w:hanging="360"/>
          </w:pPr>
        </w:pPrChange>
      </w:pPr>
      <w:ins w:id="1412" w:author="Rickey, Terry W (TJ) JR CIV USARMY CESAM (USA)" w:date="2026-01-14T08:01:00Z">
        <w:r w:rsidRPr="00672CAF">
          <w:t>Cumulative Negative Impact Upstream: The "Upstream of Millers Ferry" reach had the lowest total abundance (N=2,194) and, critically, the lowest species richness (S=21) and the lowest diversity (H=1.22). This confirms the significant and cumulative negative impact of the second dam on the river's overall carrying capacity and ecological balance.</w:t>
        </w:r>
      </w:ins>
    </w:p>
    <w:p w14:paraId="6A09F259" w14:textId="4D91FF9A" w:rsidR="0049682D" w:rsidDel="00F85645" w:rsidRDefault="00672CAF" w:rsidP="0049682D">
      <w:pPr>
        <w:rPr>
          <w:del w:id="1413" w:author="Rickey, Terry W (TJ) JR CIV USARMY CESAM (USA)" w:date="2026-01-14T07:56:00Z" w16du:dateUtc="2026-01-14T13:56:00Z"/>
        </w:rPr>
      </w:pPr>
      <w:ins w:id="1414" w:author="Rickey, Terry W (TJ) JR CIV USARMY CESAM (USA)" w:date="2026-01-14T08:01:00Z">
        <w:r w:rsidRPr="00672CAF">
          <w:lastRenderedPageBreak/>
          <w:t>Diversity Does Not Follow Abundance: The data clearly shows that abundance is not a reliable indicator of ecosystem health in this system. The reach with the highest abundance ("Between Dams") was not the most diverse. The free-flowing downstream reach remains the reservoir of biodiversity, supporting the most unique species (S=41), while the "Between Dams" reach exhibited the highest "evenness" or balance among its species (H=2.12).</w:t>
        </w:r>
      </w:ins>
      <w:ins w:id="1415" w:author="Richter, Lane A CIV USARMY CEMVP (USA) [2]" w:date="2026-01-07T12:40:00Z" w16du:dateUtc="2026-01-07T18:40:00Z">
        <w:del w:id="1416" w:author="Rickey, Terry W (TJ) JR CIV USARMY CESAM (USA)" w:date="2026-01-14T07:56:00Z" w16du:dateUtc="2026-01-14T13:56:00Z">
          <w:r w:rsidR="001E106B" w:rsidDel="00F85645">
            <w:delText xml:space="preserve">Table </w:delText>
          </w:r>
        </w:del>
        <w:del w:id="1417" w:author="Rickey, Terry W (TJ) JR CIV USARMY CESAM (USA)" w:date="2026-01-07T14:40:00Z" w16du:dateUtc="2026-01-07T20:40:00Z">
          <w:r w:rsidR="001E106B" w:rsidDel="00464924">
            <w:delText>X</w:delText>
          </w:r>
        </w:del>
        <w:del w:id="1418" w:author="Rickey, Terry W (TJ) JR CIV USARMY CESAM (USA)" w:date="2026-01-14T07:56:00Z" w16du:dateUtc="2026-01-14T13:56:00Z">
          <w:r w:rsidR="001E106B" w:rsidDel="00F85645">
            <w:delText>: Div</w:delText>
          </w:r>
        </w:del>
      </w:ins>
      <w:ins w:id="1419" w:author="Richter, Lane A CIV USARMY CEMVP (USA) [2]" w:date="2026-01-07T12:41:00Z" w16du:dateUtc="2026-01-07T18:41:00Z">
        <w:del w:id="1420" w:author="Rickey, Terry W (TJ) JR CIV USARMY CESAM (USA)" w:date="2026-01-14T07:56:00Z" w16du:dateUtc="2026-01-14T13:56:00Z">
          <w:r w:rsidR="001E106B" w:rsidDel="00F85645">
            <w:delText xml:space="preserve">ersity </w:delText>
          </w:r>
          <w:r w:rsidR="004E6355" w:rsidDel="00F85645">
            <w:delText xml:space="preserve">indices utilizing data from </w:delText>
          </w:r>
        </w:del>
        <w:del w:id="1421" w:author="Rickey, Terry W (TJ) JR CIV USARMY CESAM (USA)" w:date="2026-01-07T14:38:00Z" w16du:dateUtc="2026-01-07T20:38:00Z">
          <w:r w:rsidR="004E6355" w:rsidDel="00464924">
            <w:delText>(list</w:delText>
          </w:r>
        </w:del>
      </w:ins>
      <w:ins w:id="1422" w:author="Richter, Lane A CIV USARMY CEMVP (USA) [2]" w:date="2026-01-07T12:42:00Z" w16du:dateUtc="2026-01-07T18:42:00Z">
        <w:del w:id="1423" w:author="Rickey, Terry W (TJ) JR CIV USARMY CESAM (USA)" w:date="2026-01-07T14:38:00Z" w16du:dateUtc="2026-01-07T20:38:00Z">
          <w:r w:rsidR="00391271" w:rsidDel="00464924">
            <w:delText xml:space="preserve"> </w:delText>
          </w:r>
        </w:del>
      </w:ins>
      <w:ins w:id="1424" w:author="Richter, Lane A CIV USARMY CEMVP (USA) [2]" w:date="2026-01-07T12:41:00Z" w16du:dateUtc="2026-01-07T18:41:00Z">
        <w:del w:id="1425" w:author="Rickey, Terry W (TJ) JR CIV USARMY CESAM (USA)" w:date="2026-01-07T14:38:00Z" w16du:dateUtc="2026-01-07T20:38:00Z">
          <w:r w:rsidR="004E6355" w:rsidDel="00464924">
            <w:delText xml:space="preserve">fish sampling </w:delText>
          </w:r>
        </w:del>
      </w:ins>
      <w:ins w:id="1426" w:author="Richter, Lane A CIV USARMY CEMVP (USA) [2]" w:date="2026-01-07T12:42:00Z" w16du:dateUtc="2026-01-07T18:42:00Z">
        <w:del w:id="1427" w:author="Rickey, Terry W (TJ) JR CIV USARMY CESAM (USA)" w:date="2026-01-07T14:38:00Z" w16du:dateUtc="2026-01-07T20:38:00Z">
          <w:r w:rsidR="00391271" w:rsidDel="00464924">
            <w:delText>methods used in the calculation)</w:delText>
          </w:r>
        </w:del>
      </w:ins>
    </w:p>
    <w:p w14:paraId="543696C1" w14:textId="2054D3F5" w:rsidR="008D3A11" w:rsidDel="00F85645" w:rsidRDefault="008D3A11" w:rsidP="0049682D">
      <w:pPr>
        <w:rPr>
          <w:del w:id="1428" w:author="Rickey, Terry W (TJ) JR CIV USARMY CESAM (USA)" w:date="2026-01-14T07:56:00Z" w16du:dateUtc="2026-01-14T13:56:00Z"/>
        </w:rPr>
      </w:pPr>
    </w:p>
    <w:p w14:paraId="0F09D5C2" w14:textId="45205FF6" w:rsidR="005C72E3" w:rsidRPr="005C72E3" w:rsidDel="00F85645" w:rsidRDefault="005C72E3" w:rsidP="005C72E3">
      <w:pPr>
        <w:rPr>
          <w:del w:id="1429" w:author="Rickey, Terry W (TJ) JR CIV USARMY CESAM (USA)" w:date="2026-01-14T07:56:00Z" w16du:dateUtc="2026-01-14T13:56:00Z"/>
          <w:b/>
          <w:bCs/>
        </w:rPr>
      </w:pPr>
      <w:del w:id="1430" w:author="Rickey, Terry W (TJ) JR CIV USARMY CESAM (USA)" w:date="2026-01-14T07:56:00Z" w16du:dateUtc="2026-01-14T13:56:00Z">
        <w:r w:rsidRPr="005C72E3" w:rsidDel="00F85645">
          <w:rPr>
            <w:b/>
            <w:bCs/>
          </w:rPr>
          <w:delText>Shannon Biodiversity Index Formula</w:delText>
        </w:r>
      </w:del>
    </w:p>
    <w:p w14:paraId="726015F3" w14:textId="28E8362D" w:rsidR="00767AB3" w:rsidDel="00F85645" w:rsidRDefault="00767AB3" w:rsidP="0049682D">
      <w:pPr>
        <w:rPr>
          <w:del w:id="1431" w:author="Rickey, Terry W (TJ) JR CIV USARMY CESAM (USA)" w:date="2026-01-14T07:56:00Z" w16du:dateUtc="2026-01-14T13:56:00Z"/>
        </w:rPr>
      </w:pPr>
      <w:del w:id="1432" w:author="Rickey, Terry W (TJ) JR CIV USARMY CESAM (USA)" w:date="2026-01-14T07:56:00Z" w16du:dateUtc="2026-01-14T13:56:00Z">
        <w:r w:rsidRPr="00767AB3" w:rsidDel="00F85645">
          <w:delText>H = -Σ (pᵢ * ln(pᵢ))</w:delText>
        </w:r>
      </w:del>
    </w:p>
    <w:p w14:paraId="28AF2219" w14:textId="576D2C38" w:rsidR="006F1293" w:rsidRPr="006F1293" w:rsidDel="00F85645" w:rsidRDefault="006F1293" w:rsidP="0095247C">
      <w:pPr>
        <w:pStyle w:val="ListParagraph"/>
        <w:numPr>
          <w:ilvl w:val="0"/>
          <w:numId w:val="4"/>
        </w:numPr>
        <w:rPr>
          <w:del w:id="1433" w:author="Rickey, Terry W (TJ) JR CIV USARMY CESAM (USA)" w:date="2026-01-14T07:56:00Z" w16du:dateUtc="2026-01-14T13:56:00Z"/>
        </w:rPr>
      </w:pPr>
      <w:del w:id="1434" w:author="Rickey, Terry W (TJ) JR CIV USARMY CESAM (USA)" w:date="2026-01-14T07:56:00Z" w16du:dateUtc="2026-01-14T13:56:00Z">
        <w:r w:rsidRPr="0095247C" w:rsidDel="00F85645">
          <w:delText>pᵢ= The proportion of the total sample belonging to the i-th species. It is calculated as: (Number of individuals of a single species) / (Total number of individuals of all species).</w:delText>
        </w:r>
      </w:del>
    </w:p>
    <w:p w14:paraId="7327D2EF" w14:textId="2A6C97AC" w:rsidR="005448F1" w:rsidRPr="005448F1" w:rsidDel="00F85645" w:rsidRDefault="005448F1" w:rsidP="005448F1">
      <w:pPr>
        <w:rPr>
          <w:del w:id="1435" w:author="Rickey, Terry W (TJ) JR CIV USARMY CESAM (USA)" w:date="2026-01-14T07:56:00Z" w16du:dateUtc="2026-01-14T13:56:00Z"/>
          <w:b/>
          <w:bCs/>
        </w:rPr>
      </w:pPr>
      <w:del w:id="1436" w:author="Rickey, Terry W (TJ) JR CIV USARMY CESAM (USA)" w:date="2026-01-14T07:56:00Z" w16du:dateUtc="2026-01-14T13:56:00Z">
        <w:r w:rsidRPr="005448F1" w:rsidDel="00F85645">
          <w:rPr>
            <w:b/>
            <w:bCs/>
          </w:rPr>
          <w:delText>Simpson's Diversity Index</w:delText>
        </w:r>
      </w:del>
    </w:p>
    <w:p w14:paraId="3A7DE012" w14:textId="68EDD891" w:rsidR="005C72E3" w:rsidDel="00F85645" w:rsidRDefault="005448F1" w:rsidP="0049682D">
      <w:pPr>
        <w:rPr>
          <w:del w:id="1437" w:author="Rickey, Terry W (TJ) JR CIV USARMY CESAM (USA)" w:date="2026-01-14T07:56:00Z" w16du:dateUtc="2026-01-14T13:56:00Z"/>
        </w:rPr>
      </w:pPr>
      <w:del w:id="1438" w:author="Rickey, Terry W (TJ) JR CIV USARMY CESAM (USA)" w:date="2026-01-14T07:56:00Z" w16du:dateUtc="2026-01-14T13:56:00Z">
        <w:r w:rsidRPr="005448F1" w:rsidDel="00F85645">
          <w:delText>D = 1 - Σ(nᵢ * (nᵢ - 1)) / (N * (N - 1))</w:delText>
        </w:r>
      </w:del>
    </w:p>
    <w:p w14:paraId="07108BC7" w14:textId="1D459E41" w:rsidR="005448F1" w:rsidRPr="005448F1" w:rsidDel="00F85645" w:rsidRDefault="005448F1" w:rsidP="005448F1">
      <w:pPr>
        <w:numPr>
          <w:ilvl w:val="0"/>
          <w:numId w:val="2"/>
        </w:numPr>
        <w:rPr>
          <w:del w:id="1439" w:author="Rickey, Terry W (TJ) JR CIV USARMY CESAM (USA)" w:date="2026-01-14T07:56:00Z" w16du:dateUtc="2026-01-14T13:56:00Z"/>
        </w:rPr>
      </w:pPr>
      <w:del w:id="1440" w:author="Rickey, Terry W (TJ) JR CIV USARMY CESAM (USA)" w:date="2026-01-14T07:56:00Z" w16du:dateUtc="2026-01-14T13:56:00Z">
        <w:r w:rsidRPr="005448F1" w:rsidDel="00F85645">
          <w:delText>nᵢ = the number of individuals of a single species.</w:delText>
        </w:r>
      </w:del>
    </w:p>
    <w:p w14:paraId="20CF0DD6" w14:textId="0D6E5AF3" w:rsidR="005448F1" w:rsidRPr="005448F1" w:rsidDel="00F85645" w:rsidRDefault="005448F1" w:rsidP="005448F1">
      <w:pPr>
        <w:numPr>
          <w:ilvl w:val="0"/>
          <w:numId w:val="2"/>
        </w:numPr>
        <w:rPr>
          <w:del w:id="1441" w:author="Rickey, Terry W (TJ) JR CIV USARMY CESAM (USA)" w:date="2026-01-14T07:56:00Z" w16du:dateUtc="2026-01-14T13:56:00Z"/>
        </w:rPr>
      </w:pPr>
      <w:del w:id="1442" w:author="Rickey, Terry W (TJ) JR CIV USARMY CESAM (USA)" w:date="2026-01-14T07:56:00Z" w16du:dateUtc="2026-01-14T13:56:00Z">
        <w:r w:rsidRPr="005448F1" w:rsidDel="00F85645">
          <w:delText>N = the total number of individuals of all species.</w:delText>
        </w:r>
      </w:del>
    </w:p>
    <w:p w14:paraId="669DA0CD" w14:textId="77777777" w:rsidR="005448F1" w:rsidRDefault="005448F1" w:rsidP="0049682D"/>
    <w:p w14:paraId="5B1699C4" w14:textId="78305CA1" w:rsidR="00E0293B" w:rsidRDefault="00E0293B" w:rsidP="00E0293B">
      <w:pPr>
        <w:pStyle w:val="Heading1"/>
        <w:rPr>
          <w:rFonts w:eastAsia="Times New Roman"/>
        </w:rPr>
      </w:pPr>
      <w:bookmarkStart w:id="1443" w:name="_Toc219287605"/>
      <w:r>
        <w:rPr>
          <w:rFonts w:eastAsia="Times New Roman"/>
        </w:rPr>
        <w:t>Discussion</w:t>
      </w:r>
      <w:bookmarkEnd w:id="1443"/>
    </w:p>
    <w:p w14:paraId="393A024B" w14:textId="117AB044" w:rsidR="009B4D60" w:rsidRDefault="005B0A81" w:rsidP="009B4D60">
      <w:pPr>
        <w:rPr>
          <w:ins w:id="1444" w:author="Rickey, Terry W (TJ) JR CIV USARMY CESAM (USA)" w:date="2026-01-14T09:57:00Z" w16du:dateUtc="2026-01-14T15:57:00Z"/>
        </w:rPr>
      </w:pPr>
      <w:bookmarkStart w:id="1445" w:name="_Hlk175891208"/>
      <w:ins w:id="1446" w:author="Rickey, Terry W (TJ) JR CIV USARMY CESAM (USA)" w:date="2026-01-14T10:04:00Z">
        <w:r w:rsidRPr="005B0A81">
          <w:t>The FY23 baseline investigation provides a clear and multi-faceted diagnosis of a large river ecosystem profoundly altered by its impoundments. The integrated analysis of the fish community reveals a system where the metrics of species richness, total abundance, and overall biodiversity tell three distinct but interconnected stories about the functional impact of the dams.</w:t>
        </w:r>
      </w:ins>
    </w:p>
    <w:p w14:paraId="27C877FC" w14:textId="77777777" w:rsidR="0047705E" w:rsidRDefault="0047705E" w:rsidP="0047705E">
      <w:pPr>
        <w:rPr>
          <w:ins w:id="1447" w:author="Rickey, Terry W (TJ) JR CIV USARMY CESAM (USA)" w:date="2026-01-14T10:05:00Z" w16du:dateUtc="2026-01-14T16:05:00Z"/>
          <w:rFonts w:asciiTheme="majorHAnsi" w:eastAsiaTheme="majorEastAsia" w:hAnsiTheme="majorHAnsi" w:cstheme="majorBidi"/>
          <w:color w:val="2F5496" w:themeColor="accent1" w:themeShade="BF"/>
          <w:sz w:val="32"/>
          <w:szCs w:val="32"/>
        </w:rPr>
      </w:pPr>
      <w:ins w:id="1448" w:author="Rickey, Terry W (TJ) JR CIV USARMY CESAM (USA)" w:date="2026-01-14T10:05:00Z">
        <w:r w:rsidRPr="0047705E">
          <w:rPr>
            <w:rFonts w:asciiTheme="majorHAnsi" w:eastAsiaTheme="majorEastAsia" w:hAnsiTheme="majorHAnsi" w:cstheme="majorBidi"/>
            <w:color w:val="2F5496" w:themeColor="accent1" w:themeShade="BF"/>
            <w:sz w:val="32"/>
            <w:szCs w:val="32"/>
          </w:rPr>
          <w:t> Species Richness: The Downstream Reservoir of Biodiversity</w:t>
        </w:r>
      </w:ins>
    </w:p>
    <w:p w14:paraId="6FC51F09" w14:textId="4B5AB496" w:rsidR="0047705E" w:rsidRPr="0047705E" w:rsidRDefault="0047705E" w:rsidP="0047705E">
      <w:pPr>
        <w:rPr>
          <w:ins w:id="1449" w:author="Rickey, Terry W (TJ) JR CIV USARMY CESAM (USA)" w:date="2026-01-14T10:05:00Z"/>
          <w:rPrChange w:id="1450" w:author="Rickey, Terry W (TJ) JR CIV USARMY CESAM (USA)" w:date="2026-01-14T10:05:00Z" w16du:dateUtc="2026-01-14T16:05:00Z">
            <w:rPr>
              <w:ins w:id="1451" w:author="Rickey, Terry W (TJ) JR CIV USARMY CESAM (USA)" w:date="2026-01-14T10:05:00Z"/>
              <w:rFonts w:asciiTheme="majorHAnsi" w:eastAsiaTheme="majorEastAsia" w:hAnsiTheme="majorHAnsi" w:cstheme="majorBidi"/>
              <w:b/>
              <w:bCs/>
              <w:color w:val="2F5496" w:themeColor="accent1" w:themeShade="BF"/>
              <w:sz w:val="32"/>
              <w:szCs w:val="32"/>
            </w:rPr>
          </w:rPrChange>
        </w:rPr>
      </w:pPr>
      <w:ins w:id="1452" w:author="Rickey, Terry W (TJ) JR CIV USARMY CESAM (USA)" w:date="2026-01-14T10:05:00Z" w16du:dateUtc="2026-01-14T16:05:00Z">
        <w:r w:rsidRPr="0047705E">
          <w:rPr>
            <w:rPrChange w:id="1453" w:author="Rickey, Terry W (TJ) JR CIV USARMY CESAM (USA)" w:date="2026-01-14T10:05:00Z" w16du:dateUtc="2026-01-14T16:05:00Z">
              <w:rPr>
                <w:rFonts w:asciiTheme="majorHAnsi" w:eastAsiaTheme="majorEastAsia" w:hAnsiTheme="majorHAnsi" w:cstheme="majorBidi"/>
                <w:b/>
                <w:bCs/>
                <w:color w:val="2F5496" w:themeColor="accent1" w:themeShade="BF"/>
                <w:sz w:val="32"/>
                <w:szCs w:val="32"/>
              </w:rPr>
            </w:rPrChange>
          </w:rPr>
          <w:t>The data identifies the unimpounded, free-flowing reach below Claiborne Dam as the system's primary reservoir of biodiversity. This section supported the highest number of unique species (S=41). Critically, it was the only reach where many fluvial specialists and species of high conservation value, such as the Blue Sucker, River Redhorse, and Mobile Chub, were detected. This finding confirms that the natural, lotic habitat with its connected floodplain and diverse substrates is essential for maintaining the river's full, historical portfolio of species. The dams act as a powerful filter, and the downstream reach is the last section that retains this high level of native richness.</w:t>
        </w:r>
      </w:ins>
    </w:p>
    <w:p w14:paraId="01F9AC73" w14:textId="77777777" w:rsidR="00211345" w:rsidRDefault="009B4D60">
      <w:pPr>
        <w:keepNext/>
        <w:rPr>
          <w:ins w:id="1454" w:author="Rickey, Terry W (TJ) JR CIV USARMY CESAM (USA)" w:date="2026-01-14T11:12:00Z" w16du:dateUtc="2026-01-14T17:12:00Z"/>
        </w:rPr>
        <w:pPrChange w:id="1455" w:author="Rickey, Terry W (TJ) JR CIV USARMY CESAM (USA)" w:date="2026-01-14T11:12:00Z" w16du:dateUtc="2026-01-14T17:12:00Z">
          <w:pPr/>
        </w:pPrChange>
      </w:pPr>
      <w:ins w:id="1456" w:author="Rickey, Terry W (TJ) JR CIV USARMY CESAM (USA)" w:date="2026-01-14T09:57:00Z" w16du:dateUtc="2026-01-14T15:57:00Z">
        <w:r>
          <w:rPr>
            <w:noProof/>
          </w:rPr>
          <w:lastRenderedPageBreak/>
          <w:drawing>
            <wp:inline distT="0" distB="0" distL="0" distR="0" wp14:anchorId="429C13AC" wp14:editId="6AD4CAEC">
              <wp:extent cx="5943600" cy="4593590"/>
              <wp:effectExtent l="0" t="0" r="0" b="0"/>
              <wp:docPr id="6872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5196" name=""/>
                      <pic:cNvPicPr/>
                    </pic:nvPicPr>
                    <pic:blipFill>
                      <a:blip r:embed="rId37"/>
                      <a:stretch>
                        <a:fillRect/>
                      </a:stretch>
                    </pic:blipFill>
                    <pic:spPr>
                      <a:xfrm>
                        <a:off x="0" y="0"/>
                        <a:ext cx="5943600" cy="4593590"/>
                      </a:xfrm>
                      <a:prstGeom prst="rect">
                        <a:avLst/>
                      </a:prstGeom>
                    </pic:spPr>
                  </pic:pic>
                </a:graphicData>
              </a:graphic>
            </wp:inline>
          </w:drawing>
        </w:r>
      </w:ins>
    </w:p>
    <w:p w14:paraId="2FEB8087" w14:textId="13D9D774" w:rsidR="009B4D60" w:rsidRDefault="00211345">
      <w:pPr>
        <w:pStyle w:val="Caption"/>
        <w:rPr>
          <w:ins w:id="1457" w:author="Rickey, Terry W (TJ) JR CIV USARMY CESAM (USA)" w:date="2026-01-14T09:57:00Z" w16du:dateUtc="2026-01-14T15:57:00Z"/>
        </w:rPr>
        <w:pPrChange w:id="1458" w:author="Rickey, Terry W (TJ) JR CIV USARMY CESAM (USA)" w:date="2026-01-14T11:12:00Z" w16du:dateUtc="2026-01-14T17:12:00Z">
          <w:pPr/>
        </w:pPrChange>
      </w:pPr>
      <w:bookmarkStart w:id="1459" w:name="_Toc219287623"/>
      <w:ins w:id="1460" w:author="Rickey, Terry W (TJ) JR CIV USARMY CESAM (USA)" w:date="2026-01-14T11:12:00Z" w16du:dateUtc="2026-01-14T17:12:00Z">
        <w:r>
          <w:t xml:space="preserve">Figure </w:t>
        </w:r>
        <w:r>
          <w:fldChar w:fldCharType="begin"/>
        </w:r>
        <w:r>
          <w:instrText xml:space="preserve"> SEQ Figure \* ARABIC </w:instrText>
        </w:r>
      </w:ins>
      <w:r>
        <w:fldChar w:fldCharType="separate"/>
      </w:r>
      <w:ins w:id="1461" w:author="Rickey, Terry W (TJ) JR CIV USARMY CESAM (USA)" w:date="2026-01-14T11:12:00Z" w16du:dateUtc="2026-01-14T17:12:00Z">
        <w:r>
          <w:rPr>
            <w:noProof/>
          </w:rPr>
          <w:t>8</w:t>
        </w:r>
        <w:r>
          <w:fldChar w:fldCharType="end"/>
        </w:r>
        <w:r>
          <w:t>: Total species collected in each reach.</w:t>
        </w:r>
      </w:ins>
      <w:bookmarkEnd w:id="1459"/>
    </w:p>
    <w:p w14:paraId="39510982" w14:textId="68D01B68" w:rsidR="001626FE" w:rsidRDefault="00AF0108" w:rsidP="008E2189">
      <w:pPr>
        <w:pStyle w:val="Heading2"/>
        <w:rPr>
          <w:ins w:id="1462" w:author="Rickey, Terry W (TJ) JR CIV USARMY CESAM (USA)" w:date="2026-01-14T10:11:00Z" w16du:dateUtc="2026-01-14T16:11:00Z"/>
          <w:rFonts w:eastAsiaTheme="minorHAnsi"/>
        </w:rPr>
      </w:pPr>
      <w:bookmarkStart w:id="1463" w:name="_Toc219287606"/>
      <w:ins w:id="1464" w:author="Rickey, Terry W (TJ) JR CIV USARMY CESAM (USA)" w:date="2026-01-14T10:11:00Z" w16du:dateUtc="2026-01-14T16:11:00Z">
        <w:r>
          <w:rPr>
            <w:rFonts w:eastAsiaTheme="minorHAnsi"/>
          </w:rPr>
          <w:t>Individuals</w:t>
        </w:r>
      </w:ins>
      <w:ins w:id="1465" w:author="Rickey, Terry W (TJ) JR CIV USARMY CESAM (USA)" w:date="2026-01-14T10:10:00Z" w16du:dateUtc="2026-01-14T16:10:00Z">
        <w:r w:rsidR="00BA1D2B">
          <w:rPr>
            <w:rFonts w:eastAsiaTheme="minorHAnsi"/>
          </w:rPr>
          <w:t xml:space="preserve"> Collected</w:t>
        </w:r>
      </w:ins>
      <w:bookmarkEnd w:id="1463"/>
    </w:p>
    <w:p w14:paraId="792A1A41" w14:textId="7512068C" w:rsidR="00BA1D2B" w:rsidRPr="00BA1D2B" w:rsidRDefault="00AF0108">
      <w:pPr>
        <w:rPr>
          <w:ins w:id="1466" w:author="Rickey, Terry W (TJ) JR CIV USARMY CESAM (USA)" w:date="2026-01-14T10:10:00Z" w16du:dateUtc="2026-01-14T16:10:00Z"/>
        </w:rPr>
        <w:pPrChange w:id="1467" w:author="Rickey, Terry W (TJ) JR CIV USARMY CESAM (USA)" w:date="2026-01-14T12:26:00Z" w16du:dateUtc="2026-01-14T18:26:00Z">
          <w:pPr>
            <w:pStyle w:val="Heading2"/>
          </w:pPr>
        </w:pPrChange>
      </w:pPr>
      <w:ins w:id="1468" w:author="Rickey, Terry W (TJ) JR CIV USARMY CESAM (USA)" w:date="2026-01-14T10:11:00Z">
        <w:r w:rsidRPr="00AF0108">
          <w:t>A paradoxical relationship between abundance and other diversity metrics was observed. The Claiborne Pool, the first impoundment, yielded the highest total abundance (N=25,411), representing &gt;74% of the total catch. This hyper-abundance is not indicative of superior ecosystem health but is a classic signature of an impoundment effect, wherein the creation of a stable, lentic environment facilitates the explosive proliferation of a few highly-adapted, r-selected species. This was driven primarily by massive catches of pelagic and benthopelagic cyprinids via seine and trawl. In contrast, the lowest total abundance was recorded in the uppermost impoundment (N=2,194), suggesting the cumulative effects of serial impoundment may suppress overall productivity for most sampled guilds.</w:t>
        </w:r>
      </w:ins>
    </w:p>
    <w:p w14:paraId="0CC93202" w14:textId="77777777" w:rsidR="00035A60" w:rsidRDefault="00BA1D2B">
      <w:pPr>
        <w:keepNext/>
        <w:rPr>
          <w:ins w:id="1469" w:author="Rickey, Terry W (TJ) JR CIV USARMY CESAM (USA)" w:date="2026-01-14T11:18:00Z" w16du:dateUtc="2026-01-14T17:18:00Z"/>
        </w:rPr>
        <w:pPrChange w:id="1470" w:author="Rickey, Terry W (TJ) JR CIV USARMY CESAM (USA)" w:date="2026-01-14T11:18:00Z" w16du:dateUtc="2026-01-14T17:18:00Z">
          <w:pPr/>
        </w:pPrChange>
      </w:pPr>
      <w:ins w:id="1471" w:author="Rickey, Terry W (TJ) JR CIV USARMY CESAM (USA)" w:date="2026-01-14T10:10:00Z" w16du:dateUtc="2026-01-14T16:10:00Z">
        <w:r>
          <w:rPr>
            <w:noProof/>
          </w:rPr>
          <w:lastRenderedPageBreak/>
          <w:drawing>
            <wp:inline distT="0" distB="0" distL="0" distR="0" wp14:anchorId="0395697A" wp14:editId="3AFBEE91">
              <wp:extent cx="5266101" cy="4069976"/>
              <wp:effectExtent l="0" t="0" r="0" b="6985"/>
              <wp:docPr id="121331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0309" name=""/>
                      <pic:cNvPicPr/>
                    </pic:nvPicPr>
                    <pic:blipFill>
                      <a:blip r:embed="rId38"/>
                      <a:stretch>
                        <a:fillRect/>
                      </a:stretch>
                    </pic:blipFill>
                    <pic:spPr>
                      <a:xfrm>
                        <a:off x="0" y="0"/>
                        <a:ext cx="5272372" cy="4074822"/>
                      </a:xfrm>
                      <a:prstGeom prst="rect">
                        <a:avLst/>
                      </a:prstGeom>
                    </pic:spPr>
                  </pic:pic>
                </a:graphicData>
              </a:graphic>
            </wp:inline>
          </w:drawing>
        </w:r>
      </w:ins>
    </w:p>
    <w:p w14:paraId="71B442A3" w14:textId="5FC2BAC7" w:rsidR="00BA1D2B" w:rsidRDefault="00035A60">
      <w:pPr>
        <w:pStyle w:val="Caption"/>
        <w:rPr>
          <w:ins w:id="1472" w:author="Rickey, Terry W (TJ) JR CIV USARMY CESAM (USA)" w:date="2026-01-14T10:12:00Z" w16du:dateUtc="2026-01-14T16:12:00Z"/>
        </w:rPr>
        <w:pPrChange w:id="1473" w:author="Rickey, Terry W (TJ) JR CIV USARMY CESAM (USA)" w:date="2026-01-14T11:18:00Z" w16du:dateUtc="2026-01-14T17:18:00Z">
          <w:pPr/>
        </w:pPrChange>
      </w:pPr>
      <w:bookmarkStart w:id="1474" w:name="_Toc219287624"/>
      <w:ins w:id="1475" w:author="Rickey, Terry W (TJ) JR CIV USARMY CESAM (USA)" w:date="2026-01-14T11:18:00Z" w16du:dateUtc="2026-01-14T17:18:00Z">
        <w:r>
          <w:t xml:space="preserve">Figure </w:t>
        </w:r>
        <w:r>
          <w:fldChar w:fldCharType="begin"/>
        </w:r>
        <w:r>
          <w:instrText xml:space="preserve"> SEQ Figure \* ARABIC </w:instrText>
        </w:r>
      </w:ins>
      <w:r>
        <w:fldChar w:fldCharType="separate"/>
      </w:r>
      <w:ins w:id="1476" w:author="Rickey, Terry W (TJ) JR CIV USARMY CESAM (USA)" w:date="2026-01-14T11:18:00Z" w16du:dateUtc="2026-01-14T17:18:00Z">
        <w:r>
          <w:rPr>
            <w:noProof/>
          </w:rPr>
          <w:t>9</w:t>
        </w:r>
        <w:r>
          <w:fldChar w:fldCharType="end"/>
        </w:r>
        <w:r>
          <w:t>: Total individuals collected in each reach.</w:t>
        </w:r>
      </w:ins>
      <w:bookmarkEnd w:id="1474"/>
    </w:p>
    <w:p w14:paraId="269C5894" w14:textId="77777777" w:rsidR="00AD3920" w:rsidRPr="00AD3920" w:rsidRDefault="00AD3920">
      <w:pPr>
        <w:pStyle w:val="Heading2"/>
        <w:rPr>
          <w:ins w:id="1477" w:author="Rickey, Terry W (TJ) JR CIV USARMY CESAM (USA)" w:date="2026-01-14T10:12:00Z"/>
          <w:b/>
          <w:bCs/>
        </w:rPr>
        <w:pPrChange w:id="1478" w:author="Rickey, Terry W (TJ) JR CIV USARMY CESAM (USA)" w:date="2026-01-14T12:26:00Z" w16du:dateUtc="2026-01-14T18:26:00Z">
          <w:pPr/>
        </w:pPrChange>
      </w:pPr>
      <w:bookmarkStart w:id="1479" w:name="_Toc219287607"/>
      <w:ins w:id="1480" w:author="Rickey, Terry W (TJ) JR CIV USARMY CESAM (USA)" w:date="2026-01-14T10:12:00Z">
        <w:r w:rsidRPr="00AD3920">
          <w:t>Biodiversity Indices as a Measure of Community Structure and Balance</w:t>
        </w:r>
        <w:bookmarkEnd w:id="1479"/>
      </w:ins>
    </w:p>
    <w:p w14:paraId="5B511F6D" w14:textId="01B14559" w:rsidR="00AD3920" w:rsidRDefault="00AD3920" w:rsidP="00A7724C">
      <w:pPr>
        <w:rPr>
          <w:ins w:id="1481" w:author="Rickey, Terry W (TJ) JR CIV USARMY CESAM (USA)" w:date="2026-01-14T10:15:00Z" w16du:dateUtc="2026-01-14T16:15:00Z"/>
        </w:rPr>
      </w:pPr>
      <w:ins w:id="1482" w:author="Rickey, Terry W (TJ) JR CIV USARMY CESAM (USA)" w:date="2026-01-14T10:12:00Z">
        <w:r w:rsidRPr="00AD3920">
          <w:t>Integrated biodiversity indices provide a more nuanced assessment of community structure by incorporating both richness and evenness. The Millers Ferry Pool exhibited the lowest biodiversity (H=1.22), a result of its low species richness (S=21) coupled with the numerical dominance of a few generalist species. Conversely, the Claiborne Pool registered the highest diversity index (H=2.12), indicating the highest degree of evenness among the three reaches. This suggests that while this reach has experienced a loss of fluvial specialists, the remaining assemblage of generalist and transitional species has formed a relatively stable community structure. However, the downstream reach, which combines high species richness (S=41) with a healthy diversity score (H=1.83), represents the most desirable and natural ecological state.</w:t>
        </w:r>
      </w:ins>
    </w:p>
    <w:p w14:paraId="5966E214" w14:textId="77777777" w:rsidR="00035A60" w:rsidRDefault="00AF1A2F">
      <w:pPr>
        <w:keepNext/>
        <w:rPr>
          <w:ins w:id="1483" w:author="Rickey, Terry W (TJ) JR CIV USARMY CESAM (USA)" w:date="2026-01-14T11:18:00Z" w16du:dateUtc="2026-01-14T17:18:00Z"/>
        </w:rPr>
        <w:pPrChange w:id="1484" w:author="Rickey, Terry W (TJ) JR CIV USARMY CESAM (USA)" w:date="2026-01-14T11:18:00Z" w16du:dateUtc="2026-01-14T17:18:00Z">
          <w:pPr/>
        </w:pPrChange>
      </w:pPr>
      <w:ins w:id="1485" w:author="Rickey, Terry W (TJ) JR CIV USARMY CESAM (USA)" w:date="2026-01-14T10:15:00Z" w16du:dateUtc="2026-01-14T16:15:00Z">
        <w:r>
          <w:rPr>
            <w:noProof/>
          </w:rPr>
          <w:lastRenderedPageBreak/>
          <w:drawing>
            <wp:inline distT="0" distB="0" distL="0" distR="0" wp14:anchorId="0D427BD3" wp14:editId="54180AD8">
              <wp:extent cx="5943600" cy="4593590"/>
              <wp:effectExtent l="0" t="0" r="0" b="0"/>
              <wp:docPr id="5152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15002" name=""/>
                      <pic:cNvPicPr/>
                    </pic:nvPicPr>
                    <pic:blipFill>
                      <a:blip r:embed="rId39"/>
                      <a:stretch>
                        <a:fillRect/>
                      </a:stretch>
                    </pic:blipFill>
                    <pic:spPr>
                      <a:xfrm>
                        <a:off x="0" y="0"/>
                        <a:ext cx="5943600" cy="4593590"/>
                      </a:xfrm>
                      <a:prstGeom prst="rect">
                        <a:avLst/>
                      </a:prstGeom>
                    </pic:spPr>
                  </pic:pic>
                </a:graphicData>
              </a:graphic>
            </wp:inline>
          </w:drawing>
        </w:r>
      </w:ins>
    </w:p>
    <w:p w14:paraId="3B96409A" w14:textId="53A8E9E3" w:rsidR="00AF1A2F" w:rsidRDefault="00035A60">
      <w:pPr>
        <w:pStyle w:val="Caption"/>
        <w:rPr>
          <w:ins w:id="1486" w:author="Rickey, Terry W (TJ) JR CIV USARMY CESAM (USA)" w:date="2026-01-14T10:19:00Z" w16du:dateUtc="2026-01-14T16:19:00Z"/>
        </w:rPr>
        <w:pPrChange w:id="1487" w:author="Rickey, Terry W (TJ) JR CIV USARMY CESAM (USA)" w:date="2026-01-14T11:18:00Z" w16du:dateUtc="2026-01-14T17:18:00Z">
          <w:pPr/>
        </w:pPrChange>
      </w:pPr>
      <w:bookmarkStart w:id="1488" w:name="_Toc219287625"/>
      <w:ins w:id="1489" w:author="Rickey, Terry W (TJ) JR CIV USARMY CESAM (USA)" w:date="2026-01-14T11:18:00Z" w16du:dateUtc="2026-01-14T17:18:00Z">
        <w:r>
          <w:t xml:space="preserve">Figure </w:t>
        </w:r>
        <w:r>
          <w:fldChar w:fldCharType="begin"/>
        </w:r>
        <w:r>
          <w:instrText xml:space="preserve"> SEQ Figure \* ARABIC </w:instrText>
        </w:r>
      </w:ins>
      <w:r>
        <w:fldChar w:fldCharType="separate"/>
      </w:r>
      <w:ins w:id="1490" w:author="Rickey, Terry W (TJ) JR CIV USARMY CESAM (USA)" w:date="2026-01-14T11:18:00Z" w16du:dateUtc="2026-01-14T17:18:00Z">
        <w:r>
          <w:rPr>
            <w:noProof/>
          </w:rPr>
          <w:t>10</w:t>
        </w:r>
        <w:r>
          <w:fldChar w:fldCharType="end"/>
        </w:r>
        <w:r>
          <w:t>: The Shannon Biodiversity Index for each Reach.</w:t>
        </w:r>
      </w:ins>
      <w:bookmarkEnd w:id="1488"/>
    </w:p>
    <w:p w14:paraId="0FCF9D9D" w14:textId="77777777" w:rsidR="00035A60" w:rsidRDefault="00E149A5">
      <w:pPr>
        <w:keepNext/>
        <w:rPr>
          <w:ins w:id="1491" w:author="Rickey, Terry W (TJ) JR CIV USARMY CESAM (USA)" w:date="2026-01-14T11:19:00Z" w16du:dateUtc="2026-01-14T17:19:00Z"/>
        </w:rPr>
        <w:pPrChange w:id="1492" w:author="Rickey, Terry W (TJ) JR CIV USARMY CESAM (USA)" w:date="2026-01-14T11:19:00Z" w16du:dateUtc="2026-01-14T17:19:00Z">
          <w:pPr/>
        </w:pPrChange>
      </w:pPr>
      <w:ins w:id="1493" w:author="Rickey, Terry W (TJ) JR CIV USARMY CESAM (USA)" w:date="2026-01-14T10:19:00Z" w16du:dateUtc="2026-01-14T16:19:00Z">
        <w:r>
          <w:rPr>
            <w:noProof/>
          </w:rPr>
          <w:lastRenderedPageBreak/>
          <w:drawing>
            <wp:inline distT="0" distB="0" distL="0" distR="0" wp14:anchorId="2DF002C6" wp14:editId="4D591096">
              <wp:extent cx="5943600" cy="4593590"/>
              <wp:effectExtent l="0" t="0" r="0" b="0"/>
              <wp:docPr id="18115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6156" name=""/>
                      <pic:cNvPicPr/>
                    </pic:nvPicPr>
                    <pic:blipFill>
                      <a:blip r:embed="rId40"/>
                      <a:stretch>
                        <a:fillRect/>
                      </a:stretch>
                    </pic:blipFill>
                    <pic:spPr>
                      <a:xfrm>
                        <a:off x="0" y="0"/>
                        <a:ext cx="5943600" cy="4593590"/>
                      </a:xfrm>
                      <a:prstGeom prst="rect">
                        <a:avLst/>
                      </a:prstGeom>
                    </pic:spPr>
                  </pic:pic>
                </a:graphicData>
              </a:graphic>
            </wp:inline>
          </w:drawing>
        </w:r>
      </w:ins>
    </w:p>
    <w:p w14:paraId="6FBBE164" w14:textId="09F77166" w:rsidR="00E149A5" w:rsidRPr="00BA1D2B" w:rsidRDefault="00035A60">
      <w:pPr>
        <w:pStyle w:val="Caption"/>
        <w:rPr>
          <w:ins w:id="1494" w:author="Rickey, Terry W (TJ) JR CIV USARMY CESAM (USA)" w:date="2026-01-14T08:00:00Z" w16du:dateUtc="2026-01-14T14:00:00Z"/>
        </w:rPr>
        <w:pPrChange w:id="1495" w:author="Rickey, Terry W (TJ) JR CIV USARMY CESAM (USA)" w:date="2026-01-14T11:19:00Z" w16du:dateUtc="2026-01-14T17:19:00Z">
          <w:pPr>
            <w:pStyle w:val="Heading1"/>
          </w:pPr>
        </w:pPrChange>
      </w:pPr>
      <w:bookmarkStart w:id="1496" w:name="_Toc219287626"/>
      <w:ins w:id="1497" w:author="Rickey, Terry W (TJ) JR CIV USARMY CESAM (USA)" w:date="2026-01-14T11:19:00Z" w16du:dateUtc="2026-01-14T17:19:00Z">
        <w:r>
          <w:t xml:space="preserve">Figure </w:t>
        </w:r>
        <w:r>
          <w:fldChar w:fldCharType="begin"/>
        </w:r>
        <w:r>
          <w:instrText xml:space="preserve"> SEQ Figure \* ARABIC </w:instrText>
        </w:r>
      </w:ins>
      <w:r>
        <w:fldChar w:fldCharType="separate"/>
      </w:r>
      <w:ins w:id="1498" w:author="Rickey, Terry W (TJ) JR CIV USARMY CESAM (USA)" w:date="2026-01-14T11:19:00Z" w16du:dateUtc="2026-01-14T17:19:00Z">
        <w:r>
          <w:rPr>
            <w:noProof/>
          </w:rPr>
          <w:t>11</w:t>
        </w:r>
        <w:r>
          <w:fldChar w:fldCharType="end"/>
        </w:r>
        <w:r>
          <w:t>: The Stimpson Biodiversity Index for each Reach.</w:t>
        </w:r>
      </w:ins>
      <w:bookmarkEnd w:id="1496"/>
    </w:p>
    <w:p w14:paraId="0B13D6F9" w14:textId="7DAABBE6" w:rsidR="00A7724C" w:rsidRPr="00A7724C" w:rsidRDefault="00544749">
      <w:pPr>
        <w:pStyle w:val="Heading4"/>
        <w:rPr>
          <w:ins w:id="1499" w:author="Rickey, Terry W (TJ) JR CIV USARMY CESAM (USA)" w:date="2026-01-14T10:20:00Z"/>
          <w:rPrChange w:id="1500" w:author="Rickey, Terry W (TJ) JR CIV USARMY CESAM (USA)" w:date="2026-01-14T12:27:00Z" w16du:dateUtc="2026-01-14T18:27:00Z">
            <w:rPr>
              <w:ins w:id="1501" w:author="Rickey, Terry W (TJ) JR CIV USARMY CESAM (USA)" w:date="2026-01-14T10:20:00Z"/>
              <w:b/>
              <w:bCs/>
            </w:rPr>
          </w:rPrChange>
        </w:rPr>
        <w:pPrChange w:id="1502" w:author="Rickey, Terry W (TJ) JR CIV USARMY CESAM (USA)" w:date="2026-01-14T13:22:00Z" w16du:dateUtc="2026-01-14T19:22:00Z">
          <w:pPr/>
        </w:pPrChange>
      </w:pPr>
      <w:ins w:id="1503" w:author="Rickey, Terry W (TJ) JR CIV USARMY CESAM (USA)" w:date="2026-01-14T10:20:00Z">
        <w:r w:rsidRPr="00544749">
          <w:t>Interpretation of Biodiversity Indices</w:t>
        </w:r>
      </w:ins>
    </w:p>
    <w:p w14:paraId="2D8F127E" w14:textId="4BFA9AB9" w:rsidR="00544749" w:rsidRPr="00544749" w:rsidRDefault="00544749" w:rsidP="00A7724C">
      <w:pPr>
        <w:rPr>
          <w:ins w:id="1504" w:author="Rickey, Terry W (TJ) JR CIV USARMY CESAM (USA)" w:date="2026-01-14T10:20:00Z"/>
        </w:rPr>
      </w:pPr>
      <w:ins w:id="1505" w:author="Rickey, Terry W (TJ) JR CIV USARMY CESAM (USA)" w:date="2026-01-14T10:20:00Z">
        <w:r w:rsidRPr="00544749">
          <w:t>To provide a robust and nuanced assessment of the fish community structure, two of the most widely accepted ecological diversity indices were calculated: the Shannon-Wiener Index (H) and the Simpson's Diversity Index (D). These indices are complementary; they both measure biodiversity, but they capture and emphasize different aspects of the ecosystem</w:t>
        </w:r>
      </w:ins>
      <w:ins w:id="1506" w:author="Rickey, Terry W (TJ) JR CIV USARMY CESAM (USA)" w:date="2026-01-14T12:35:00Z" w16du:dateUtc="2026-01-14T18:35:00Z">
        <w:r w:rsidR="004F262F">
          <w:t xml:space="preserve"> </w:t>
        </w:r>
        <w:r w:rsidR="004F262F">
          <w:fldChar w:fldCharType="begin"/>
        </w:r>
        <w:r w:rsidR="004F262F">
          <w:instrText xml:space="preserve"> REF _Ref219287614 \h </w:instrText>
        </w:r>
      </w:ins>
      <w:r w:rsidR="004F262F">
        <w:fldChar w:fldCharType="separate"/>
      </w:r>
      <w:ins w:id="1507" w:author="Rickey, Terry W (TJ) JR CIV USARMY CESAM (USA)" w:date="2026-01-14T12:35:00Z" w16du:dateUtc="2026-01-14T18:35:00Z">
        <w:r w:rsidR="004F262F">
          <w:t xml:space="preserve">Table </w:t>
        </w:r>
        <w:r w:rsidR="004F262F">
          <w:rPr>
            <w:noProof/>
          </w:rPr>
          <w:t>2</w:t>
        </w:r>
        <w:r w:rsidR="004F262F">
          <w:fldChar w:fldCharType="end"/>
        </w:r>
      </w:ins>
      <w:ins w:id="1508" w:author="Rickey, Terry W (TJ) JR CIV USARMY CESAM (USA)" w:date="2026-01-14T10:20:00Z">
        <w:r w:rsidRPr="00544749">
          <w:t>.</w:t>
        </w:r>
      </w:ins>
    </w:p>
    <w:p w14:paraId="64C54217" w14:textId="77777777" w:rsidR="00544749" w:rsidRPr="00544749" w:rsidRDefault="00544749" w:rsidP="00A7724C">
      <w:pPr>
        <w:rPr>
          <w:ins w:id="1509" w:author="Rickey, Terry W (TJ) JR CIV USARMY CESAM (USA)" w:date="2026-01-14T10:20:00Z"/>
          <w:b/>
          <w:bCs/>
        </w:rPr>
      </w:pPr>
      <w:ins w:id="1510" w:author="Rickey, Terry W (TJ) JR CIV USARMY CESAM (USA)" w:date="2026-01-14T10:20:00Z">
        <w:r w:rsidRPr="00544749">
          <w:t>What They Both Measure:</w:t>
        </w:r>
      </w:ins>
    </w:p>
    <w:p w14:paraId="7E854FC8" w14:textId="77777777" w:rsidR="00544749" w:rsidRPr="00544749" w:rsidRDefault="00544749" w:rsidP="00A7724C">
      <w:pPr>
        <w:rPr>
          <w:ins w:id="1511" w:author="Rickey, Terry W (TJ) JR CIV USARMY CESAM (USA)" w:date="2026-01-14T10:20:00Z"/>
        </w:rPr>
      </w:pPr>
      <w:ins w:id="1512" w:author="Rickey, Terry W (TJ) JR CIV USARMY CESAM (USA)" w:date="2026-01-14T10:20:00Z">
        <w:r w:rsidRPr="00544749">
          <w:t>At a basic level, both indices combine two key components of diversity:</w:t>
        </w:r>
      </w:ins>
    </w:p>
    <w:p w14:paraId="5B52AD48" w14:textId="77777777" w:rsidR="00544749" w:rsidRPr="00544749" w:rsidRDefault="00544749">
      <w:pPr>
        <w:rPr>
          <w:ins w:id="1513" w:author="Rickey, Terry W (TJ) JR CIV USARMY CESAM (USA)" w:date="2026-01-14T10:20:00Z"/>
        </w:rPr>
        <w:pPrChange w:id="1514" w:author="Rickey, Terry W (TJ) JR CIV USARMY CESAM (USA)" w:date="2026-01-14T12:27:00Z" w16du:dateUtc="2026-01-14T18:27:00Z">
          <w:pPr>
            <w:numPr>
              <w:numId w:val="18"/>
            </w:numPr>
            <w:tabs>
              <w:tab w:val="num" w:pos="720"/>
            </w:tabs>
            <w:ind w:left="720" w:hanging="360"/>
          </w:pPr>
        </w:pPrChange>
      </w:pPr>
      <w:ins w:id="1515" w:author="Rickey, Terry W (TJ) JR CIV USARMY CESAM (USA)" w:date="2026-01-14T10:20:00Z">
        <w:r w:rsidRPr="00544749">
          <w:t>Species Richness (S): The total number of different species in the community. A higher number of species will generally lead to a higher diversity score.</w:t>
        </w:r>
      </w:ins>
    </w:p>
    <w:p w14:paraId="0DCE864A" w14:textId="77777777" w:rsidR="00544749" w:rsidRPr="00544749" w:rsidRDefault="00544749">
      <w:pPr>
        <w:rPr>
          <w:ins w:id="1516" w:author="Rickey, Terry W (TJ) JR CIV USARMY CESAM (USA)" w:date="2026-01-14T10:20:00Z"/>
        </w:rPr>
        <w:pPrChange w:id="1517" w:author="Rickey, Terry W (TJ) JR CIV USARMY CESAM (USA)" w:date="2026-01-14T12:27:00Z" w16du:dateUtc="2026-01-14T18:27:00Z">
          <w:pPr>
            <w:numPr>
              <w:numId w:val="18"/>
            </w:numPr>
            <w:tabs>
              <w:tab w:val="num" w:pos="720"/>
            </w:tabs>
            <w:ind w:left="720" w:hanging="360"/>
          </w:pPr>
        </w:pPrChange>
      </w:pPr>
      <w:ins w:id="1518" w:author="Rickey, Terry W (TJ) JR CIV USARMY CESAM (USA)" w:date="2026-01-14T10:20:00Z">
        <w:r w:rsidRPr="00544749">
          <w:t>Species Evenness (E): The relative abundance of the different species. A community where all species have similar population sizes is considered "even" and will have a higher diversity score than a community where one or two species vastly outnumber all the others.</w:t>
        </w:r>
      </w:ins>
    </w:p>
    <w:p w14:paraId="0000BDBA" w14:textId="22B2870E" w:rsidR="00544749" w:rsidRPr="00544749" w:rsidRDefault="007D4ABC" w:rsidP="00A7724C">
      <w:pPr>
        <w:rPr>
          <w:ins w:id="1519" w:author="Rickey, Terry W (TJ) JR CIV USARMY CESAM (USA)" w:date="2026-01-14T10:20:00Z"/>
        </w:rPr>
      </w:pPr>
      <w:ins w:id="1520" w:author="Rickey, Terry W (TJ) JR CIV USARMY CESAM (USA)" w:date="2026-01-14T10:20:00Z">
        <w:r>
          <w:pict w14:anchorId="258833D1">
            <v:rect id="_x0000_i1025" style="width:0;height:1.5pt" o:hralign="center" o:hrstd="t" o:hr="t" fillcolor="#a0a0a0" stroked="f"/>
          </w:pict>
        </w:r>
      </w:ins>
    </w:p>
    <w:p w14:paraId="70141947" w14:textId="7D002BF8" w:rsidR="004F262F" w:rsidRDefault="004F262F">
      <w:pPr>
        <w:pStyle w:val="Caption"/>
        <w:keepNext/>
        <w:rPr>
          <w:ins w:id="1521" w:author="Rickey, Terry W (TJ) JR CIV USARMY CESAM (USA)" w:date="2026-01-14T12:34:00Z" w16du:dateUtc="2026-01-14T18:34:00Z"/>
        </w:rPr>
        <w:pPrChange w:id="1522" w:author="Rickey, Terry W (TJ) JR CIV USARMY CESAM (USA)" w:date="2026-01-14T12:34:00Z" w16du:dateUtc="2026-01-14T18:34:00Z">
          <w:pPr/>
        </w:pPrChange>
      </w:pPr>
      <w:bookmarkStart w:id="1523" w:name="_Ref219287614"/>
      <w:ins w:id="1524" w:author="Rickey, Terry W (TJ) JR CIV USARMY CESAM (USA)" w:date="2026-01-14T12:34:00Z" w16du:dateUtc="2026-01-14T18:34:00Z">
        <w:r>
          <w:lastRenderedPageBreak/>
          <w:t xml:space="preserve">Table </w:t>
        </w:r>
        <w:r>
          <w:fldChar w:fldCharType="begin"/>
        </w:r>
        <w:r>
          <w:instrText xml:space="preserve"> SEQ Table \* ARABIC </w:instrText>
        </w:r>
      </w:ins>
      <w:r>
        <w:fldChar w:fldCharType="separate"/>
      </w:r>
      <w:ins w:id="1525" w:author="Rickey, Terry W (TJ) JR CIV USARMY CESAM (USA)" w:date="2026-01-14T12:34:00Z" w16du:dateUtc="2026-01-14T18:34:00Z">
        <w:r>
          <w:rPr>
            <w:noProof/>
          </w:rPr>
          <w:t>2</w:t>
        </w:r>
        <w:r>
          <w:fldChar w:fldCharType="end"/>
        </w:r>
        <w:bookmarkEnd w:id="1523"/>
        <w:r>
          <w:t xml:space="preserve">: </w:t>
        </w:r>
        <w:r w:rsidRPr="009036AE">
          <w:t>Comparison of Shannon and Simpson's Diversity Indices</w:t>
        </w:r>
      </w:ins>
    </w:p>
    <w:tbl>
      <w:tblPr>
        <w:tblStyle w:val="GridTable4-Accent5"/>
        <w:tblW w:w="9355" w:type="dxa"/>
        <w:tblLook w:val="04A0" w:firstRow="1" w:lastRow="0" w:firstColumn="1" w:lastColumn="0" w:noHBand="0" w:noVBand="1"/>
      </w:tblPr>
      <w:tblGrid>
        <w:gridCol w:w="1279"/>
        <w:gridCol w:w="4508"/>
        <w:gridCol w:w="3568"/>
        <w:tblGridChange w:id="1526">
          <w:tblGrid>
            <w:gridCol w:w="1268"/>
            <w:gridCol w:w="11"/>
            <w:gridCol w:w="4502"/>
            <w:gridCol w:w="6"/>
            <w:gridCol w:w="3568"/>
            <w:gridCol w:w="1265"/>
          </w:tblGrid>
        </w:tblGridChange>
      </w:tblGrid>
      <w:tr w:rsidR="00544749" w:rsidRPr="00544749" w14:paraId="689BC9FE" w14:textId="77777777" w:rsidTr="00544749">
        <w:trPr>
          <w:cnfStyle w:val="100000000000" w:firstRow="1" w:lastRow="0" w:firstColumn="0" w:lastColumn="0" w:oddVBand="0" w:evenVBand="0" w:oddHBand="0" w:evenHBand="0" w:firstRowFirstColumn="0" w:firstRowLastColumn="0" w:lastRowFirstColumn="0" w:lastRowLastColumn="0"/>
          <w:ins w:id="1527"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
          <w:p w14:paraId="377B45A3" w14:textId="77777777" w:rsidR="00544749" w:rsidRPr="00544749" w:rsidRDefault="00544749">
            <w:pPr>
              <w:rPr>
                <w:ins w:id="1528" w:author="Rickey, Terry W (TJ) JR CIV USARMY CESAM (USA)" w:date="2026-01-14T10:20:00Z"/>
              </w:rPr>
              <w:pPrChange w:id="1529" w:author="Rickey, Terry W (TJ) JR CIV USARMY CESAM (USA)" w:date="2026-01-14T12:27:00Z" w16du:dateUtc="2026-01-14T18:27:00Z">
                <w:pPr>
                  <w:spacing w:after="160" w:line="259" w:lineRule="auto"/>
                </w:pPr>
              </w:pPrChange>
            </w:pPr>
            <w:ins w:id="1530" w:author="Rickey, Terry W (TJ) JR CIV USARMY CESAM (USA)" w:date="2026-01-14T10:20:00Z">
              <w:r w:rsidRPr="00544749">
                <w:t>Index</w:t>
              </w:r>
            </w:ins>
          </w:p>
        </w:tc>
        <w:tc>
          <w:tcPr>
            <w:tcW w:w="0" w:type="auto"/>
            <w:hideMark/>
          </w:tcPr>
          <w:p w14:paraId="0F2B597B" w14:textId="77777777" w:rsidR="00544749" w:rsidRPr="00544749" w:rsidRDefault="00544749">
            <w:pPr>
              <w:cnfStyle w:val="100000000000" w:firstRow="1" w:lastRow="0" w:firstColumn="0" w:lastColumn="0" w:oddVBand="0" w:evenVBand="0" w:oddHBand="0" w:evenHBand="0" w:firstRowFirstColumn="0" w:firstRowLastColumn="0" w:lastRowFirstColumn="0" w:lastRowLastColumn="0"/>
              <w:rPr>
                <w:ins w:id="1531" w:author="Rickey, Terry W (TJ) JR CIV USARMY CESAM (USA)" w:date="2026-01-14T10:20:00Z"/>
              </w:rPr>
              <w:pPrChange w:id="1532" w:author="Rickey, Terry W (TJ) JR CIV USARMY CESAM (USA)" w:date="2026-01-14T12:27:00Z" w16du:dateUtc="2026-01-14T18:27:00Z">
                <w:pPr>
                  <w:spacing w:after="160" w:line="259" w:lineRule="auto"/>
                  <w:cnfStyle w:val="100000000000" w:firstRow="1" w:lastRow="0" w:firstColumn="0" w:lastColumn="0" w:oddVBand="0" w:evenVBand="0" w:oddHBand="0" w:evenHBand="0" w:firstRowFirstColumn="0" w:firstRowLastColumn="0" w:lastRowFirstColumn="0" w:lastRowLastColumn="0"/>
                </w:pPr>
              </w:pPrChange>
            </w:pPr>
            <w:ins w:id="1533" w:author="Rickey, Terry W (TJ) JR CIV USARMY CESAM (USA)" w:date="2026-01-14T10:20:00Z">
              <w:r w:rsidRPr="00544749">
                <w:t>Shannon-Wiener Index (H)</w:t>
              </w:r>
            </w:ins>
          </w:p>
        </w:tc>
        <w:tc>
          <w:tcPr>
            <w:tcW w:w="3568" w:type="dxa"/>
            <w:hideMark/>
          </w:tcPr>
          <w:p w14:paraId="0D148E17" w14:textId="77777777" w:rsidR="00544749" w:rsidRPr="00544749" w:rsidRDefault="00544749">
            <w:pPr>
              <w:cnfStyle w:val="100000000000" w:firstRow="1" w:lastRow="0" w:firstColumn="0" w:lastColumn="0" w:oddVBand="0" w:evenVBand="0" w:oddHBand="0" w:evenHBand="0" w:firstRowFirstColumn="0" w:firstRowLastColumn="0" w:lastRowFirstColumn="0" w:lastRowLastColumn="0"/>
              <w:rPr>
                <w:ins w:id="1534" w:author="Rickey, Terry W (TJ) JR CIV USARMY CESAM (USA)" w:date="2026-01-14T10:20:00Z"/>
              </w:rPr>
              <w:pPrChange w:id="1535" w:author="Rickey, Terry W (TJ) JR CIV USARMY CESAM (USA)" w:date="2026-01-14T12:27:00Z" w16du:dateUtc="2026-01-14T18:27:00Z">
                <w:pPr>
                  <w:spacing w:after="160" w:line="259" w:lineRule="auto"/>
                  <w:cnfStyle w:val="100000000000" w:firstRow="1" w:lastRow="0" w:firstColumn="0" w:lastColumn="0" w:oddVBand="0" w:evenVBand="0" w:oddHBand="0" w:evenHBand="0" w:firstRowFirstColumn="0" w:firstRowLastColumn="0" w:lastRowFirstColumn="0" w:lastRowLastColumn="0"/>
                </w:pPr>
              </w:pPrChange>
            </w:pPr>
            <w:ins w:id="1536" w:author="Rickey, Terry W (TJ) JR CIV USARMY CESAM (USA)" w:date="2026-01-14T10:20:00Z">
              <w:r w:rsidRPr="00544749">
                <w:t>Simpson's Diversity Index (D)</w:t>
              </w:r>
            </w:ins>
          </w:p>
        </w:tc>
      </w:tr>
      <w:tr w:rsidR="00544749" w:rsidRPr="00544749" w14:paraId="71EA5B54" w14:textId="77777777" w:rsidTr="00544749">
        <w:trPr>
          <w:cnfStyle w:val="000000100000" w:firstRow="0" w:lastRow="0" w:firstColumn="0" w:lastColumn="0" w:oddVBand="0" w:evenVBand="0" w:oddHBand="1" w:evenHBand="0" w:firstRowFirstColumn="0" w:firstRowLastColumn="0" w:lastRowFirstColumn="0" w:lastRowLastColumn="0"/>
          <w:ins w:id="1537"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
          <w:p w14:paraId="3BA0F39C" w14:textId="77777777" w:rsidR="00544749" w:rsidRPr="00544749" w:rsidRDefault="00544749">
            <w:pPr>
              <w:rPr>
                <w:ins w:id="1538" w:author="Rickey, Terry W (TJ) JR CIV USARMY CESAM (USA)" w:date="2026-01-14T10:20:00Z"/>
              </w:rPr>
              <w:pPrChange w:id="1539" w:author="Rickey, Terry W (TJ) JR CIV USARMY CESAM (USA)" w:date="2026-01-14T12:27:00Z" w16du:dateUtc="2026-01-14T18:27:00Z">
                <w:pPr>
                  <w:spacing w:after="160" w:line="259" w:lineRule="auto"/>
                </w:pPr>
              </w:pPrChange>
            </w:pPr>
            <w:ins w:id="1540" w:author="Rickey, Terry W (TJ) JR CIV USARMY CESAM (USA)" w:date="2026-01-14T10:20:00Z">
              <w:r w:rsidRPr="00544749">
                <w:t>Primary Emphasis</w:t>
              </w:r>
            </w:ins>
          </w:p>
        </w:tc>
        <w:tc>
          <w:tcPr>
            <w:tcW w:w="0" w:type="auto"/>
            <w:hideMark/>
          </w:tcPr>
          <w:p w14:paraId="28AE7573"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41" w:author="Rickey, Terry W (TJ) JR CIV USARMY CESAM (USA)" w:date="2026-01-14T10:20:00Z"/>
              </w:rPr>
              <w:pPrChange w:id="1542"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43" w:author="Rickey, Terry W (TJ) JR CIV USARMY CESAM (USA)" w:date="2026-01-14T10:20:00Z">
              <w:r w:rsidRPr="00544749">
                <w:t>Richness and Evenness (Balanced)</w:t>
              </w:r>
            </w:ins>
          </w:p>
        </w:tc>
        <w:tc>
          <w:tcPr>
            <w:tcW w:w="3568" w:type="dxa"/>
            <w:hideMark/>
          </w:tcPr>
          <w:p w14:paraId="47DC8515"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44" w:author="Rickey, Terry W (TJ) JR CIV USARMY CESAM (USA)" w:date="2026-01-14T10:20:00Z"/>
              </w:rPr>
              <w:pPrChange w:id="1545"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46" w:author="Rickey, Terry W (TJ) JR CIV USARMY CESAM (USA)" w:date="2026-01-14T10:20:00Z">
              <w:r w:rsidRPr="00544749">
                <w:t>Dominance</w:t>
              </w:r>
            </w:ins>
          </w:p>
        </w:tc>
      </w:tr>
      <w:tr w:rsidR="00544749" w:rsidRPr="00544749" w14:paraId="2160AF10" w14:textId="77777777" w:rsidTr="00544749">
        <w:tblPrEx>
          <w:tblW w:w="9355" w:type="dxa"/>
          <w:tblPrExChange w:id="1547" w:author="Rickey, Terry W (TJ) JR CIV USARMY CESAM (USA)" w:date="2026-01-14T10:20:00Z" w16du:dateUtc="2026-01-14T16:20:00Z">
            <w:tblPrEx>
              <w:tblW w:w="10620" w:type="dxa"/>
              <w:tblCellMar>
                <w:top w:w="15" w:type="dxa"/>
                <w:left w:w="15" w:type="dxa"/>
                <w:bottom w:w="15" w:type="dxa"/>
                <w:right w:w="15" w:type="dxa"/>
              </w:tblCellMar>
            </w:tblPrEx>
          </w:tblPrExChange>
        </w:tblPrEx>
        <w:trPr>
          <w:ins w:id="1548"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Change w:id="1549" w:author="Rickey, Terry W (TJ) JR CIV USARMY CESAM (USA)" w:date="2026-01-14T10:20:00Z" w16du:dateUtc="2026-01-14T16:20:00Z">
              <w:tcPr>
                <w:tcW w:w="0" w:type="auto"/>
                <w:tcBorders>
                  <w:bottom w:val="single" w:sz="6" w:space="0" w:color="E1E3E1"/>
                </w:tcBorders>
                <w:tcMar>
                  <w:top w:w="120" w:type="dxa"/>
                  <w:left w:w="120" w:type="dxa"/>
                  <w:bottom w:w="120" w:type="dxa"/>
                  <w:right w:w="120" w:type="dxa"/>
                </w:tcMar>
                <w:hideMark/>
              </w:tcPr>
            </w:tcPrChange>
          </w:tcPr>
          <w:p w14:paraId="46BEAA83" w14:textId="77777777" w:rsidR="00544749" w:rsidRPr="00544749" w:rsidRDefault="00544749">
            <w:pPr>
              <w:rPr>
                <w:ins w:id="1550" w:author="Rickey, Terry W (TJ) JR CIV USARMY CESAM (USA)" w:date="2026-01-14T10:20:00Z"/>
              </w:rPr>
              <w:pPrChange w:id="1551" w:author="Rickey, Terry W (TJ) JR CIV USARMY CESAM (USA)" w:date="2026-01-14T12:27:00Z" w16du:dateUtc="2026-01-14T18:27:00Z">
                <w:pPr>
                  <w:spacing w:after="160" w:line="259" w:lineRule="auto"/>
                </w:pPr>
              </w:pPrChange>
            </w:pPr>
            <w:ins w:id="1552" w:author="Rickey, Terry W (TJ) JR CIV USARMY CESAM (USA)" w:date="2026-01-14T10:20:00Z">
              <w:r w:rsidRPr="00544749">
                <w:t>How it Works</w:t>
              </w:r>
            </w:ins>
          </w:p>
        </w:tc>
        <w:tc>
          <w:tcPr>
            <w:tcW w:w="0" w:type="auto"/>
            <w:hideMark/>
            <w:tcPrChange w:id="1553" w:author="Rickey, Terry W (TJ) JR CIV USARMY CESAM (USA)" w:date="2026-01-14T10:20:00Z" w16du:dateUtc="2026-01-14T16:20:00Z">
              <w:tcPr>
                <w:tcW w:w="0" w:type="auto"/>
                <w:gridSpan w:val="2"/>
                <w:tcBorders>
                  <w:bottom w:val="single" w:sz="6" w:space="0" w:color="E1E3E1"/>
                </w:tcBorders>
                <w:tcMar>
                  <w:top w:w="120" w:type="dxa"/>
                  <w:left w:w="120" w:type="dxa"/>
                  <w:bottom w:w="120" w:type="dxa"/>
                  <w:right w:w="120" w:type="dxa"/>
                </w:tcMar>
                <w:hideMark/>
              </w:tcPr>
            </w:tcPrChange>
          </w:tcPr>
          <w:p w14:paraId="1BA04D51" w14:textId="77777777" w:rsidR="00544749" w:rsidRPr="00544749" w:rsidRDefault="00544749">
            <w:pPr>
              <w:cnfStyle w:val="000000000000" w:firstRow="0" w:lastRow="0" w:firstColumn="0" w:lastColumn="0" w:oddVBand="0" w:evenVBand="0" w:oddHBand="0" w:evenHBand="0" w:firstRowFirstColumn="0" w:firstRowLastColumn="0" w:lastRowFirstColumn="0" w:lastRowLastColumn="0"/>
              <w:rPr>
                <w:ins w:id="1554" w:author="Rickey, Terry W (TJ) JR CIV USARMY CESAM (USA)" w:date="2026-01-14T10:20:00Z"/>
              </w:rPr>
              <w:pPrChange w:id="1555" w:author="Rickey, Terry W (TJ) JR CIV USARMY CESAM (USA)" w:date="2026-01-14T12:27:00Z" w16du:dateUtc="2026-01-14T18:27: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556" w:author="Rickey, Terry W (TJ) JR CIV USARMY CESAM (USA)" w:date="2026-01-14T10:20:00Z">
              <w:r w:rsidRPr="00544749">
                <w:t>It is an "information theory" index. It quantifies the uncertainty in predicting the species identity of an individual taken at random from the community. Higher uncertainty means higher diversity.</w:t>
              </w:r>
            </w:ins>
          </w:p>
        </w:tc>
        <w:tc>
          <w:tcPr>
            <w:tcW w:w="3568" w:type="dxa"/>
            <w:hideMark/>
            <w:tcPrChange w:id="1557" w:author="Rickey, Terry W (TJ) JR CIV USARMY CESAM (USA)" w:date="2026-01-14T10:20:00Z" w16du:dateUtc="2026-01-14T16:20:00Z">
              <w:tcPr>
                <w:tcW w:w="0" w:type="auto"/>
                <w:gridSpan w:val="3"/>
                <w:tcBorders>
                  <w:bottom w:val="single" w:sz="6" w:space="0" w:color="E1E3E1"/>
                </w:tcBorders>
                <w:tcMar>
                  <w:top w:w="120" w:type="dxa"/>
                  <w:left w:w="120" w:type="dxa"/>
                  <w:bottom w:w="120" w:type="dxa"/>
                  <w:right w:w="120" w:type="dxa"/>
                </w:tcMar>
                <w:hideMark/>
              </w:tcPr>
            </w:tcPrChange>
          </w:tcPr>
          <w:p w14:paraId="6FC2DB37" w14:textId="77777777" w:rsidR="00544749" w:rsidRPr="00544749" w:rsidRDefault="00544749">
            <w:pPr>
              <w:cnfStyle w:val="000000000000" w:firstRow="0" w:lastRow="0" w:firstColumn="0" w:lastColumn="0" w:oddVBand="0" w:evenVBand="0" w:oddHBand="0" w:evenHBand="0" w:firstRowFirstColumn="0" w:firstRowLastColumn="0" w:lastRowFirstColumn="0" w:lastRowLastColumn="0"/>
              <w:rPr>
                <w:ins w:id="1558" w:author="Rickey, Terry W (TJ) JR CIV USARMY CESAM (USA)" w:date="2026-01-14T10:20:00Z"/>
              </w:rPr>
              <w:pPrChange w:id="1559" w:author="Rickey, Terry W (TJ) JR CIV USARMY CESAM (USA)" w:date="2026-01-14T12:27:00Z" w16du:dateUtc="2026-01-14T18:27: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560" w:author="Rickey, Terry W (TJ) JR CIV USARMY CESAM (USA)" w:date="2026-01-14T10:20:00Z">
              <w:r w:rsidRPr="00544749">
                <w:t>It is a "dominance" index. It quantifies the probability that two individuals taken at random from the community will belong to </w:t>
              </w:r>
              <w:r w:rsidRPr="00544749">
                <w:rPr>
                  <w:i/>
                  <w:iCs/>
                </w:rPr>
                <w:t>different</w:t>
              </w:r>
              <w:r w:rsidRPr="00544749">
                <w:t> species. A high probability means high diversity.</w:t>
              </w:r>
            </w:ins>
          </w:p>
        </w:tc>
      </w:tr>
      <w:tr w:rsidR="00544749" w:rsidRPr="00544749" w14:paraId="1303D8F0" w14:textId="77777777" w:rsidTr="00544749">
        <w:trPr>
          <w:cnfStyle w:val="000000100000" w:firstRow="0" w:lastRow="0" w:firstColumn="0" w:lastColumn="0" w:oddVBand="0" w:evenVBand="0" w:oddHBand="1" w:evenHBand="0" w:firstRowFirstColumn="0" w:firstRowLastColumn="0" w:lastRowFirstColumn="0" w:lastRowLastColumn="0"/>
          <w:ins w:id="1561"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
          <w:p w14:paraId="1528C9D0" w14:textId="77777777" w:rsidR="00544749" w:rsidRPr="00544749" w:rsidRDefault="00544749">
            <w:pPr>
              <w:rPr>
                <w:ins w:id="1562" w:author="Rickey, Terry W (TJ) JR CIV USARMY CESAM (USA)" w:date="2026-01-14T10:20:00Z"/>
              </w:rPr>
              <w:pPrChange w:id="1563" w:author="Rickey, Terry W (TJ) JR CIV USARMY CESAM (USA)" w:date="2026-01-14T12:27:00Z" w16du:dateUtc="2026-01-14T18:27:00Z">
                <w:pPr>
                  <w:spacing w:after="160" w:line="259" w:lineRule="auto"/>
                </w:pPr>
              </w:pPrChange>
            </w:pPr>
            <w:ins w:id="1564" w:author="Rickey, Terry W (TJ) JR CIV USARMY CESAM (USA)" w:date="2026-01-14T10:20:00Z">
              <w:r w:rsidRPr="00544749">
                <w:t>Sensitivity</w:t>
              </w:r>
            </w:ins>
          </w:p>
        </w:tc>
        <w:tc>
          <w:tcPr>
            <w:tcW w:w="0" w:type="auto"/>
            <w:hideMark/>
          </w:tcPr>
          <w:p w14:paraId="58D2F199"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65" w:author="Rickey, Terry W (TJ) JR CIV USARMY CESAM (USA)" w:date="2026-01-14T10:20:00Z"/>
              </w:rPr>
              <w:pPrChange w:id="1566"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67" w:author="Rickey, Terry W (TJ) JR CIV USARMY CESAM (USA)" w:date="2026-01-14T10:20:00Z">
              <w:r w:rsidRPr="00544749">
                <w:t>It is more sensitive to the presence of rare species. The addition of a new, rare species will have a greater impact on the Shannon index than on the Simpson's index.</w:t>
              </w:r>
            </w:ins>
          </w:p>
        </w:tc>
        <w:tc>
          <w:tcPr>
            <w:tcW w:w="3568" w:type="dxa"/>
            <w:hideMark/>
          </w:tcPr>
          <w:p w14:paraId="2F8B6DE6"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68" w:author="Rickey, Terry W (TJ) JR CIV USARMY CESAM (USA)" w:date="2026-01-14T10:20:00Z"/>
              </w:rPr>
              <w:pPrChange w:id="1569"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70" w:author="Rickey, Terry W (TJ) JR CIV USARMY CESAM (USA)" w:date="2026-01-14T10:20:00Z">
              <w:r w:rsidRPr="00544749">
                <w:t>It is more sensitive to the abundance of the most common species. A community dominated by one or two super-abundant species will have a low Simpson's index, even if many rare species are present.</w:t>
              </w:r>
            </w:ins>
          </w:p>
        </w:tc>
      </w:tr>
      <w:tr w:rsidR="00544749" w:rsidRPr="00544749" w14:paraId="2891492E" w14:textId="77777777" w:rsidTr="00544749">
        <w:tblPrEx>
          <w:tblW w:w="9355" w:type="dxa"/>
          <w:tblPrExChange w:id="1571" w:author="Rickey, Terry W (TJ) JR CIV USARMY CESAM (USA)" w:date="2026-01-14T10:20:00Z" w16du:dateUtc="2026-01-14T16:20:00Z">
            <w:tblPrEx>
              <w:tblW w:w="10620" w:type="dxa"/>
              <w:tblCellMar>
                <w:top w:w="15" w:type="dxa"/>
                <w:left w:w="15" w:type="dxa"/>
                <w:bottom w:w="15" w:type="dxa"/>
                <w:right w:w="15" w:type="dxa"/>
              </w:tblCellMar>
            </w:tblPrEx>
          </w:tblPrExChange>
        </w:tblPrEx>
        <w:trPr>
          <w:ins w:id="1572"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Change w:id="1573" w:author="Rickey, Terry W (TJ) JR CIV USARMY CESAM (USA)" w:date="2026-01-14T10:20:00Z" w16du:dateUtc="2026-01-14T16:20:00Z">
              <w:tcPr>
                <w:tcW w:w="0" w:type="auto"/>
                <w:tcBorders>
                  <w:bottom w:val="single" w:sz="6" w:space="0" w:color="E1E3E1"/>
                </w:tcBorders>
                <w:tcMar>
                  <w:top w:w="120" w:type="dxa"/>
                  <w:left w:w="120" w:type="dxa"/>
                  <w:bottom w:w="120" w:type="dxa"/>
                  <w:right w:w="120" w:type="dxa"/>
                </w:tcMar>
                <w:hideMark/>
              </w:tcPr>
            </w:tcPrChange>
          </w:tcPr>
          <w:p w14:paraId="15A63480" w14:textId="77777777" w:rsidR="00544749" w:rsidRPr="00544749" w:rsidRDefault="00544749">
            <w:pPr>
              <w:rPr>
                <w:ins w:id="1574" w:author="Rickey, Terry W (TJ) JR CIV USARMY CESAM (USA)" w:date="2026-01-14T10:20:00Z"/>
              </w:rPr>
              <w:pPrChange w:id="1575" w:author="Rickey, Terry W (TJ) JR CIV USARMY CESAM (USA)" w:date="2026-01-14T12:27:00Z" w16du:dateUtc="2026-01-14T18:27:00Z">
                <w:pPr>
                  <w:spacing w:after="160" w:line="259" w:lineRule="auto"/>
                </w:pPr>
              </w:pPrChange>
            </w:pPr>
            <w:ins w:id="1576" w:author="Rickey, Terry W (TJ) JR CIV USARMY CESAM (USA)" w:date="2026-01-14T10:20:00Z">
              <w:r w:rsidRPr="00544749">
                <w:t>Value Range</w:t>
              </w:r>
            </w:ins>
          </w:p>
        </w:tc>
        <w:tc>
          <w:tcPr>
            <w:tcW w:w="0" w:type="auto"/>
            <w:hideMark/>
            <w:tcPrChange w:id="1577" w:author="Rickey, Terry W (TJ) JR CIV USARMY CESAM (USA)" w:date="2026-01-14T10:20:00Z" w16du:dateUtc="2026-01-14T16:20:00Z">
              <w:tcPr>
                <w:tcW w:w="0" w:type="auto"/>
                <w:gridSpan w:val="2"/>
                <w:tcBorders>
                  <w:bottom w:val="single" w:sz="6" w:space="0" w:color="E1E3E1"/>
                </w:tcBorders>
                <w:tcMar>
                  <w:top w:w="120" w:type="dxa"/>
                  <w:left w:w="120" w:type="dxa"/>
                  <w:bottom w:w="120" w:type="dxa"/>
                  <w:right w:w="120" w:type="dxa"/>
                </w:tcMar>
                <w:hideMark/>
              </w:tcPr>
            </w:tcPrChange>
          </w:tcPr>
          <w:p w14:paraId="2438C6A7" w14:textId="77777777" w:rsidR="00544749" w:rsidRPr="00544749" w:rsidRDefault="00544749">
            <w:pPr>
              <w:cnfStyle w:val="000000000000" w:firstRow="0" w:lastRow="0" w:firstColumn="0" w:lastColumn="0" w:oddVBand="0" w:evenVBand="0" w:oddHBand="0" w:evenHBand="0" w:firstRowFirstColumn="0" w:firstRowLastColumn="0" w:lastRowFirstColumn="0" w:lastRowLastColumn="0"/>
              <w:rPr>
                <w:ins w:id="1578" w:author="Rickey, Terry W (TJ) JR CIV USARMY CESAM (USA)" w:date="2026-01-14T10:20:00Z"/>
              </w:rPr>
              <w:pPrChange w:id="1579" w:author="Rickey, Terry W (TJ) JR CIV USARMY CESAM (USA)" w:date="2026-01-14T12:27:00Z" w16du:dateUtc="2026-01-14T18:27: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580" w:author="Rickey, Terry W (TJ) JR CIV USARMY CESAM (USA)" w:date="2026-01-14T10:20:00Z">
              <w:r w:rsidRPr="00544749">
                <w:t>Typically ranges from 1.5 to 3.5 in most ecological studies, but can go higher. A value of 0 means only one species is present.</w:t>
              </w:r>
            </w:ins>
          </w:p>
        </w:tc>
        <w:tc>
          <w:tcPr>
            <w:tcW w:w="3568" w:type="dxa"/>
            <w:hideMark/>
            <w:tcPrChange w:id="1581" w:author="Rickey, Terry W (TJ) JR CIV USARMY CESAM (USA)" w:date="2026-01-14T10:20:00Z" w16du:dateUtc="2026-01-14T16:20:00Z">
              <w:tcPr>
                <w:tcW w:w="0" w:type="auto"/>
                <w:gridSpan w:val="3"/>
                <w:tcBorders>
                  <w:bottom w:val="single" w:sz="6" w:space="0" w:color="E1E3E1"/>
                </w:tcBorders>
                <w:tcMar>
                  <w:top w:w="120" w:type="dxa"/>
                  <w:left w:w="120" w:type="dxa"/>
                  <w:bottom w:w="120" w:type="dxa"/>
                  <w:right w:w="120" w:type="dxa"/>
                </w:tcMar>
                <w:hideMark/>
              </w:tcPr>
            </w:tcPrChange>
          </w:tcPr>
          <w:p w14:paraId="3129B854" w14:textId="77777777" w:rsidR="00544749" w:rsidRPr="00544749" w:rsidRDefault="00544749">
            <w:pPr>
              <w:cnfStyle w:val="000000000000" w:firstRow="0" w:lastRow="0" w:firstColumn="0" w:lastColumn="0" w:oddVBand="0" w:evenVBand="0" w:oddHBand="0" w:evenHBand="0" w:firstRowFirstColumn="0" w:firstRowLastColumn="0" w:lastRowFirstColumn="0" w:lastRowLastColumn="0"/>
              <w:rPr>
                <w:ins w:id="1582" w:author="Rickey, Terry W (TJ) JR CIV USARMY CESAM (USA)" w:date="2026-01-14T10:20:00Z"/>
              </w:rPr>
              <w:pPrChange w:id="1583" w:author="Rickey, Terry W (TJ) JR CIV USARMY CESAM (USA)" w:date="2026-01-14T12:27:00Z" w16du:dateUtc="2026-01-14T18:27: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584" w:author="Rickey, Terry W (TJ) JR CIV USARMY CESAM (USA)" w:date="2026-01-14T10:20:00Z">
              <w:r w:rsidRPr="00544749">
                <w:t>Ranges from 0 to 1. A value of 0 means only one species is present. A value approaching 1 means very high diversity.</w:t>
              </w:r>
            </w:ins>
          </w:p>
        </w:tc>
      </w:tr>
      <w:tr w:rsidR="00544749" w:rsidRPr="00544749" w14:paraId="3CD63F20" w14:textId="77777777" w:rsidTr="00544749">
        <w:trPr>
          <w:cnfStyle w:val="000000100000" w:firstRow="0" w:lastRow="0" w:firstColumn="0" w:lastColumn="0" w:oddVBand="0" w:evenVBand="0" w:oddHBand="1" w:evenHBand="0" w:firstRowFirstColumn="0" w:firstRowLastColumn="0" w:lastRowFirstColumn="0" w:lastRowLastColumn="0"/>
          <w:ins w:id="1585" w:author="Rickey, Terry W (TJ) JR CIV USARMY CESAM (USA)" w:date="2026-01-14T10:20:00Z"/>
        </w:trPr>
        <w:tc>
          <w:tcPr>
            <w:cnfStyle w:val="001000000000" w:firstRow="0" w:lastRow="0" w:firstColumn="1" w:lastColumn="0" w:oddVBand="0" w:evenVBand="0" w:oddHBand="0" w:evenHBand="0" w:firstRowFirstColumn="0" w:firstRowLastColumn="0" w:lastRowFirstColumn="0" w:lastRowLastColumn="0"/>
            <w:tcW w:w="0" w:type="auto"/>
            <w:hideMark/>
          </w:tcPr>
          <w:p w14:paraId="68B13B4E" w14:textId="77777777" w:rsidR="00544749" w:rsidRPr="00544749" w:rsidRDefault="00544749">
            <w:pPr>
              <w:rPr>
                <w:ins w:id="1586" w:author="Rickey, Terry W (TJ) JR CIV USARMY CESAM (USA)" w:date="2026-01-14T10:20:00Z"/>
              </w:rPr>
              <w:pPrChange w:id="1587" w:author="Rickey, Terry W (TJ) JR CIV USARMY CESAM (USA)" w:date="2026-01-14T12:27:00Z" w16du:dateUtc="2026-01-14T18:27:00Z">
                <w:pPr>
                  <w:spacing w:after="160" w:line="259" w:lineRule="auto"/>
                </w:pPr>
              </w:pPrChange>
            </w:pPr>
            <w:ins w:id="1588" w:author="Rickey, Terry W (TJ) JR CIV USARMY CESAM (USA)" w:date="2026-01-14T10:20:00Z">
              <w:r w:rsidRPr="00544749">
                <w:t>What it Tells You</w:t>
              </w:r>
            </w:ins>
          </w:p>
        </w:tc>
        <w:tc>
          <w:tcPr>
            <w:tcW w:w="0" w:type="auto"/>
            <w:hideMark/>
          </w:tcPr>
          <w:p w14:paraId="723D181E"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89" w:author="Rickey, Terry W (TJ) JR CIV USARMY CESAM (USA)" w:date="2026-01-14T10:20:00Z"/>
              </w:rPr>
              <w:pPrChange w:id="1590"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91" w:author="Rickey, Terry W (TJ) JR CIV USARMY CESAM (USA)" w:date="2026-01-14T10:20:00Z">
              <w:r w:rsidRPr="00544749">
                <w:t>Provides a well-rounded picture of the overall complexity of the community, giving weight to both the number of species and their distribution. It answers: "How complex and balanced is this ecosystem?"</w:t>
              </w:r>
            </w:ins>
          </w:p>
        </w:tc>
        <w:tc>
          <w:tcPr>
            <w:tcW w:w="3568" w:type="dxa"/>
            <w:hideMark/>
          </w:tcPr>
          <w:p w14:paraId="2CD32F9C" w14:textId="77777777" w:rsidR="00544749" w:rsidRPr="00544749" w:rsidRDefault="00544749">
            <w:pPr>
              <w:cnfStyle w:val="000000100000" w:firstRow="0" w:lastRow="0" w:firstColumn="0" w:lastColumn="0" w:oddVBand="0" w:evenVBand="0" w:oddHBand="1" w:evenHBand="0" w:firstRowFirstColumn="0" w:firstRowLastColumn="0" w:lastRowFirstColumn="0" w:lastRowLastColumn="0"/>
              <w:rPr>
                <w:ins w:id="1592" w:author="Rickey, Terry W (TJ) JR CIV USARMY CESAM (USA)" w:date="2026-01-14T10:20:00Z"/>
              </w:rPr>
              <w:pPrChange w:id="1593" w:author="Rickey, Terry W (TJ) JR CIV USARMY CESAM (USA)" w:date="2026-01-14T12:27:00Z" w16du:dateUtc="2026-01-14T18:27: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594" w:author="Rickey, Terry W (TJ) JR CIV USARMY CESAM (USA)" w:date="2026-01-14T10:20:00Z">
              <w:r w:rsidRPr="00544749">
                <w:t>Provides a clear picture of how dominated the community is by its most successful species. It answers: "How likely am I to encounter different species if I sample this community?"</w:t>
              </w:r>
            </w:ins>
          </w:p>
        </w:tc>
      </w:tr>
    </w:tbl>
    <w:p w14:paraId="003EB4BA" w14:textId="19B1A908" w:rsidR="00544749" w:rsidRPr="00544749" w:rsidRDefault="00544749" w:rsidP="00544749">
      <w:pPr>
        <w:rPr>
          <w:ins w:id="1595" w:author="Rickey, Terry W (TJ) JR CIV USARMY CESAM (USA)" w:date="2026-01-14T10:20:00Z"/>
        </w:rPr>
      </w:pPr>
    </w:p>
    <w:p w14:paraId="00A7F03C" w14:textId="77777777" w:rsidR="00544749" w:rsidRPr="00544749" w:rsidRDefault="00544749" w:rsidP="00544749">
      <w:pPr>
        <w:rPr>
          <w:ins w:id="1596" w:author="Rickey, Terry W (TJ) JR CIV USARMY CESAM (USA)" w:date="2026-01-14T10:20:00Z"/>
          <w:b/>
          <w:bCs/>
        </w:rPr>
      </w:pPr>
      <w:ins w:id="1597" w:author="Rickey, Terry W (TJ) JR CIV USARMY CESAM (USA)" w:date="2026-01-14T10:20:00Z">
        <w:r w:rsidRPr="00544749">
          <w:t>Application in This Study</w:t>
        </w:r>
      </w:ins>
    </w:p>
    <w:p w14:paraId="45B7DBCC" w14:textId="77777777" w:rsidR="00544749" w:rsidRPr="00544749" w:rsidRDefault="00544749" w:rsidP="00544749">
      <w:pPr>
        <w:rPr>
          <w:ins w:id="1598" w:author="Rickey, Terry W (TJ) JR CIV USARMY CESAM (USA)" w:date="2026-01-14T10:20:00Z"/>
        </w:rPr>
      </w:pPr>
      <w:ins w:id="1599" w:author="Rickey, Terry W (TJ) JR CIV USARMY CESAM (USA)" w:date="2026-01-14T10:20:00Z">
        <w:r w:rsidRPr="00544749">
          <w:t>By using both indices, we gain a more complete understanding of the Alabama River's fish community.</w:t>
        </w:r>
      </w:ins>
    </w:p>
    <w:p w14:paraId="3977FEEE" w14:textId="5D1DF76C" w:rsidR="00544749" w:rsidRPr="00544749" w:rsidRDefault="00544749" w:rsidP="00544749">
      <w:pPr>
        <w:numPr>
          <w:ilvl w:val="0"/>
          <w:numId w:val="19"/>
        </w:numPr>
        <w:rPr>
          <w:ins w:id="1600" w:author="Rickey, Terry W (TJ) JR CIV USARMY CESAM (USA)" w:date="2026-01-14T10:20:00Z"/>
        </w:rPr>
      </w:pPr>
      <w:ins w:id="1601" w:author="Rickey, Terry W (TJ) JR CIV USARMY CESAM (USA)" w:date="2026-01-14T10:20:00Z">
        <w:r w:rsidRPr="00544749">
          <w:t>The Simpson's Index would be very low in the "Upstream of Millers Ferry" reach, demonstrating how that ecosystem is dominated by a few species like the Silverside Shiner.</w:t>
        </w:r>
      </w:ins>
    </w:p>
    <w:p w14:paraId="4B7BB791" w14:textId="77777777" w:rsidR="00544749" w:rsidRPr="00544749" w:rsidRDefault="00544749" w:rsidP="00544749">
      <w:pPr>
        <w:numPr>
          <w:ilvl w:val="0"/>
          <w:numId w:val="19"/>
        </w:numPr>
        <w:rPr>
          <w:ins w:id="1602" w:author="Rickey, Terry W (TJ) JR CIV USARMY CESAM (USA)" w:date="2026-01-14T10:20:00Z"/>
        </w:rPr>
      </w:pPr>
      <w:ins w:id="1603" w:author="Rickey, Terry W (TJ) JR CIV USARMY CESAM (USA)" w:date="2026-01-14T10:20:00Z">
        <w:r w:rsidRPr="00544749">
          <w:t>The Shannon Index being highest in the "Between Dams" reach highlights its relatively balanced structure, even if it has lost some rare species compared to the downstream reach.</w:t>
        </w:r>
      </w:ins>
    </w:p>
    <w:p w14:paraId="65336C86" w14:textId="0DD3652D" w:rsidR="00544749" w:rsidRPr="00544749" w:rsidRDefault="00544749">
      <w:pPr>
        <w:rPr>
          <w:ins w:id="1604" w:author="Rickey, Terry W (TJ) JR CIV USARMY CESAM (USA)" w:date="2026-01-14T08:52:00Z" w16du:dateUtc="2026-01-14T14:52:00Z"/>
        </w:rPr>
        <w:pPrChange w:id="1605" w:author="Rickey, Terry W (TJ) JR CIV USARMY CESAM (USA)" w:date="2026-01-14T10:20:00Z" w16du:dateUtc="2026-01-14T16:20:00Z">
          <w:pPr>
            <w:pStyle w:val="Heading1"/>
          </w:pPr>
        </w:pPrChange>
      </w:pPr>
      <w:ins w:id="1606" w:author="Rickey, Terry W (TJ) JR CIV USARMY CESAM (USA)" w:date="2026-01-14T10:20:00Z">
        <w:r w:rsidRPr="00544749">
          <w:t>Together, these indices provide a robust, quantitative, and scientifically defensible way to compare the ecological health of the different river sections, moving beyond simple species counts to a deeper understanding of community structure.</w:t>
        </w:r>
      </w:ins>
    </w:p>
    <w:p w14:paraId="6988045B" w14:textId="59A41BD7" w:rsidR="00C34C75" w:rsidRPr="00E77227" w:rsidRDefault="00C34C75">
      <w:pPr>
        <w:pStyle w:val="Heading2"/>
        <w:rPr>
          <w:ins w:id="1607" w:author="Rickey, Terry W (TJ) JR CIV USARMY CESAM (USA)" w:date="2026-01-14T08:52:00Z"/>
        </w:rPr>
        <w:pPrChange w:id="1608" w:author="Rickey, Terry W (TJ) JR CIV USARMY CESAM (USA)" w:date="2026-01-14T08:52:00Z" w16du:dateUtc="2026-01-14T14:52:00Z">
          <w:pPr/>
        </w:pPrChange>
      </w:pPr>
      <w:bookmarkStart w:id="1609" w:name="_Toc219287608"/>
      <w:ins w:id="1610" w:author="Rickey, Terry W (TJ) JR CIV USARMY CESAM (USA)" w:date="2026-01-14T08:52:00Z">
        <w:r w:rsidRPr="00C34C75">
          <w:t>Discussion and Interpretation of Guild Analysis</w:t>
        </w:r>
        <w:bookmarkEnd w:id="1609"/>
      </w:ins>
    </w:p>
    <w:p w14:paraId="7A8D5AC3" w14:textId="77777777" w:rsidR="00E77227" w:rsidRDefault="00E77227" w:rsidP="00E77227">
      <w:pPr>
        <w:rPr>
          <w:ins w:id="1611" w:author="Rickey, Terry W (TJ) JR CIV USARMY CESAM (USA)" w:date="2026-01-14T11:23:00Z" w16du:dateUtc="2026-01-14T17:23:00Z"/>
        </w:rPr>
      </w:pPr>
      <w:ins w:id="1612" w:author="Rickey, Terry W (TJ) JR CIV USARMY CESAM (USA)" w:date="2026-01-14T08:52:00Z">
        <w:r w:rsidRPr="00D9530A">
          <w:t>When the fish community is analyzed by ecological guild, the functional impact of the dams becomes strikingly clear. The data reveals a powerful "filter effect," where the species most reliant on natural, free-flowing river habitats are progressively filtered out as you move upstream into the impoundments</w:t>
        </w:r>
        <w:r w:rsidRPr="00E77227">
          <w:t>.</w:t>
        </w:r>
      </w:ins>
    </w:p>
    <w:p w14:paraId="0D1925C4" w14:textId="587F2832" w:rsidR="0031486A" w:rsidRDefault="004D5E1D" w:rsidP="00E12F2E">
      <w:pPr>
        <w:rPr>
          <w:ins w:id="1613" w:author="Rickey, Terry W (TJ) JR CIV USARMY CESAM (USA)" w:date="2026-01-14T10:58:00Z" w16du:dateUtc="2026-01-14T16:58:00Z"/>
        </w:rPr>
      </w:pPr>
      <w:ins w:id="1614" w:author="Rickey, Terry W (TJ) JR CIV USARMY CESAM (USA)" w:date="2026-01-14T12:35:00Z" w16du:dateUtc="2026-01-14T18:35:00Z">
        <w:r>
          <w:lastRenderedPageBreak/>
          <w:fldChar w:fldCharType="begin"/>
        </w:r>
        <w:r>
          <w:instrText xml:space="preserve"> REF _Ref219287615 \h </w:instrText>
        </w:r>
      </w:ins>
      <w:r>
        <w:fldChar w:fldCharType="separate"/>
      </w:r>
      <w:ins w:id="1615" w:author="Rickey, Terry W (TJ) JR CIV USARMY CESAM (USA)" w:date="2026-01-14T12:35:00Z" w16du:dateUtc="2026-01-14T18:35:00Z">
        <w:r>
          <w:t xml:space="preserve">Table </w:t>
        </w:r>
        <w:r>
          <w:rPr>
            <w:noProof/>
          </w:rPr>
          <w:t>3</w:t>
        </w:r>
        <w:r>
          <w:fldChar w:fldCharType="end"/>
        </w:r>
      </w:ins>
      <w:ins w:id="1616" w:author="Rickey, Terry W (TJ) JR CIV USARMY CESAM (USA)" w:date="2026-01-14T12:36:00Z" w16du:dateUtc="2026-01-14T18:36:00Z">
        <w:r>
          <w:t xml:space="preserve"> </w:t>
        </w:r>
        <w:r w:rsidR="00D417A3">
          <w:t>summarizes</w:t>
        </w:r>
        <w:r>
          <w:t xml:space="preserve"> the fish collected by guild </w:t>
        </w:r>
        <w:r w:rsidR="00D417A3">
          <w:t xml:space="preserve">collected in each reach. </w:t>
        </w:r>
      </w:ins>
      <w:ins w:id="1617" w:author="Rickey, Terry W (TJ) JR CIV USARMY CESAM (USA)" w:date="2026-01-14T11:23:00Z" w16du:dateUtc="2026-01-14T17:23:00Z">
        <w:r w:rsidR="0031486A">
          <w:t xml:space="preserve">A break down </w:t>
        </w:r>
      </w:ins>
      <w:ins w:id="1618" w:author="Rickey, Terry W (TJ) JR CIV USARMY CESAM (USA)" w:date="2026-01-14T11:24:00Z" w16du:dateUtc="2026-01-14T17:24:00Z">
        <w:r w:rsidR="0031486A">
          <w:t>of fish guilds is included in the Appendix (</w:t>
        </w:r>
        <w:r w:rsidR="0031486A" w:rsidRPr="0031486A">
          <w:t>Species Classification by Primary Fish Guild</w:t>
        </w:r>
        <w:r w:rsidR="0031486A">
          <w:t xml:space="preserve">). </w:t>
        </w:r>
      </w:ins>
    </w:p>
    <w:p w14:paraId="008F8909" w14:textId="1EBE9FB3" w:rsidR="004F262F" w:rsidRDefault="004F262F">
      <w:pPr>
        <w:pStyle w:val="Caption"/>
        <w:keepNext/>
        <w:rPr>
          <w:ins w:id="1619" w:author="Rickey, Terry W (TJ) JR CIV USARMY CESAM (USA)" w:date="2026-01-14T12:33:00Z" w16du:dateUtc="2026-01-14T18:33:00Z"/>
        </w:rPr>
        <w:pPrChange w:id="1620" w:author="Rickey, Terry W (TJ) JR CIV USARMY CESAM (USA)" w:date="2026-01-14T12:33:00Z" w16du:dateUtc="2026-01-14T18:33:00Z">
          <w:pPr/>
        </w:pPrChange>
      </w:pPr>
      <w:bookmarkStart w:id="1621" w:name="_Ref219287615"/>
      <w:ins w:id="1622" w:author="Rickey, Terry W (TJ) JR CIV USARMY CESAM (USA)" w:date="2026-01-14T12:33:00Z" w16du:dateUtc="2026-01-14T18:33:00Z">
        <w:r>
          <w:t xml:space="preserve">Table </w:t>
        </w:r>
        <w:r>
          <w:fldChar w:fldCharType="begin"/>
        </w:r>
        <w:r>
          <w:instrText xml:space="preserve"> SEQ Table \* ARABIC </w:instrText>
        </w:r>
      </w:ins>
      <w:r>
        <w:fldChar w:fldCharType="separate"/>
      </w:r>
      <w:ins w:id="1623" w:author="Rickey, Terry W (TJ) JR CIV USARMY CESAM (USA)" w:date="2026-01-14T12:34:00Z" w16du:dateUtc="2026-01-14T18:34:00Z">
        <w:r>
          <w:rPr>
            <w:noProof/>
          </w:rPr>
          <w:t>3</w:t>
        </w:r>
      </w:ins>
      <w:ins w:id="1624" w:author="Rickey, Terry W (TJ) JR CIV USARMY CESAM (USA)" w:date="2026-01-14T12:33:00Z" w16du:dateUtc="2026-01-14T18:33:00Z">
        <w:r>
          <w:fldChar w:fldCharType="end"/>
        </w:r>
        <w:bookmarkEnd w:id="1621"/>
        <w:r>
          <w:t>: Summary of fish collected by guild.</w:t>
        </w:r>
      </w:ins>
    </w:p>
    <w:tbl>
      <w:tblPr>
        <w:tblStyle w:val="ListTable4-Accent5"/>
        <w:tblW w:w="9265" w:type="dxa"/>
        <w:tblLook w:val="04A0" w:firstRow="1" w:lastRow="0" w:firstColumn="1" w:lastColumn="0" w:noHBand="0" w:noVBand="1"/>
        <w:tblPrChange w:id="1625" w:author="Rickey, Terry W (TJ) JR CIV USARMY CESAM (USA)" w:date="2026-01-14T10:58:00Z" w16du:dateUtc="2026-01-14T16:58:00Z">
          <w:tblPr>
            <w:tblStyle w:val="ListTable4-Accent5"/>
            <w:tblW w:w="10620" w:type="dxa"/>
            <w:tblLook w:val="04A0" w:firstRow="1" w:lastRow="0" w:firstColumn="1" w:lastColumn="0" w:noHBand="0" w:noVBand="1"/>
          </w:tblPr>
        </w:tblPrChange>
      </w:tblPr>
      <w:tblGrid>
        <w:gridCol w:w="2743"/>
        <w:gridCol w:w="2328"/>
        <w:gridCol w:w="2796"/>
        <w:gridCol w:w="1398"/>
        <w:tblGridChange w:id="1626">
          <w:tblGrid>
            <w:gridCol w:w="2743"/>
            <w:gridCol w:w="141"/>
            <w:gridCol w:w="2187"/>
            <w:gridCol w:w="227"/>
            <w:gridCol w:w="2569"/>
            <w:gridCol w:w="345"/>
            <w:gridCol w:w="1053"/>
            <w:gridCol w:w="1355"/>
          </w:tblGrid>
        </w:tblGridChange>
      </w:tblGrid>
      <w:tr w:rsidR="00BB3E3A" w:rsidRPr="00BB3E3A" w14:paraId="07A149EC" w14:textId="77777777" w:rsidTr="006529D2">
        <w:trPr>
          <w:cnfStyle w:val="100000000000" w:firstRow="1" w:lastRow="0" w:firstColumn="0" w:lastColumn="0" w:oddVBand="0" w:evenVBand="0" w:oddHBand="0" w:evenHBand="0" w:firstRowFirstColumn="0" w:firstRowLastColumn="0" w:lastRowFirstColumn="0" w:lastRowLastColumn="0"/>
          <w:ins w:id="1627"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Change w:id="1628" w:author="Rickey, Terry W (TJ) JR CIV USARMY CESAM (USA)" w:date="2026-01-14T10:58:00Z" w16du:dateUtc="2026-01-14T16:58:00Z">
              <w:tcPr>
                <w:tcW w:w="0" w:type="auto"/>
                <w:gridSpan w:val="2"/>
                <w:hideMark/>
              </w:tcPr>
            </w:tcPrChange>
          </w:tcPr>
          <w:p w14:paraId="292F73DD" w14:textId="77777777" w:rsidR="00BB3E3A" w:rsidRPr="00BB3E3A" w:rsidRDefault="00BB3E3A">
            <w:pPr>
              <w:cnfStyle w:val="101000000000" w:firstRow="1" w:lastRow="0" w:firstColumn="1" w:lastColumn="0" w:oddVBand="0" w:evenVBand="0" w:oddHBand="0" w:evenHBand="0" w:firstRowFirstColumn="0" w:firstRowLastColumn="0" w:lastRowFirstColumn="0" w:lastRowLastColumn="0"/>
              <w:rPr>
                <w:ins w:id="1629" w:author="Rickey, Terry W (TJ) JR CIV USARMY CESAM (USA)" w:date="2026-01-14T10:58:00Z"/>
              </w:rPr>
              <w:pPrChange w:id="1630" w:author="Rickey, Terry W (TJ) JR CIV USARMY CESAM (USA)" w:date="2026-01-14T12:29:00Z" w16du:dateUtc="2026-01-14T18:29:00Z">
                <w:pPr>
                  <w:spacing w:after="160" w:line="259" w:lineRule="auto"/>
                  <w:cnfStyle w:val="101000000000" w:firstRow="1" w:lastRow="0" w:firstColumn="1" w:lastColumn="0" w:oddVBand="0" w:evenVBand="0" w:oddHBand="0" w:evenHBand="0" w:firstRowFirstColumn="0" w:firstRowLastColumn="0" w:lastRowFirstColumn="0" w:lastRowLastColumn="0"/>
                </w:pPr>
              </w:pPrChange>
            </w:pPr>
            <w:ins w:id="1631" w:author="Rickey, Terry W (TJ) JR CIV USARMY CESAM (USA)" w:date="2026-01-14T10:58:00Z">
              <w:r w:rsidRPr="00BB3E3A">
                <w:t>Ecological Guild</w:t>
              </w:r>
            </w:ins>
          </w:p>
        </w:tc>
        <w:tc>
          <w:tcPr>
            <w:tcW w:w="0" w:type="auto"/>
            <w:hideMark/>
            <w:tcPrChange w:id="1632" w:author="Rickey, Terry W (TJ) JR CIV USARMY CESAM (USA)" w:date="2026-01-14T10:58:00Z" w16du:dateUtc="2026-01-14T16:58:00Z">
              <w:tcPr>
                <w:tcW w:w="0" w:type="auto"/>
                <w:gridSpan w:val="2"/>
                <w:hideMark/>
              </w:tcPr>
            </w:tcPrChange>
          </w:tcPr>
          <w:p w14:paraId="1C7CBA2E" w14:textId="77777777" w:rsidR="00BB3E3A" w:rsidRPr="00BB3E3A" w:rsidRDefault="00BB3E3A">
            <w:pPr>
              <w:cnfStyle w:val="100000000000" w:firstRow="1" w:lastRow="0" w:firstColumn="0" w:lastColumn="0" w:oddVBand="0" w:evenVBand="0" w:oddHBand="0" w:evenHBand="0" w:firstRowFirstColumn="0" w:firstRowLastColumn="0" w:lastRowFirstColumn="0" w:lastRowLastColumn="0"/>
              <w:rPr>
                <w:ins w:id="1633" w:author="Rickey, Terry W (TJ) JR CIV USARMY CESAM (USA)" w:date="2026-01-14T10:58:00Z"/>
              </w:rPr>
              <w:pPrChange w:id="1634" w:author="Rickey, Terry W (TJ) JR CIV USARMY CESAM (USA)" w:date="2026-01-14T12:29:00Z" w16du:dateUtc="2026-01-14T18:29:00Z">
                <w:pPr>
                  <w:spacing w:after="160" w:line="259" w:lineRule="auto"/>
                  <w:cnfStyle w:val="100000000000" w:firstRow="1" w:lastRow="0" w:firstColumn="0" w:lastColumn="0" w:oddVBand="0" w:evenVBand="0" w:oddHBand="0" w:evenHBand="0" w:firstRowFirstColumn="0" w:firstRowLastColumn="0" w:lastRowFirstColumn="0" w:lastRowLastColumn="0"/>
                </w:pPr>
              </w:pPrChange>
            </w:pPr>
            <w:ins w:id="1635" w:author="Rickey, Terry W (TJ) JR CIV USARMY CESAM (USA)" w:date="2026-01-14T10:58:00Z">
              <w:r w:rsidRPr="00BB3E3A">
                <w:t>Downstream of Claiborne</w:t>
              </w:r>
            </w:ins>
          </w:p>
        </w:tc>
        <w:tc>
          <w:tcPr>
            <w:tcW w:w="0" w:type="auto"/>
            <w:hideMark/>
            <w:tcPrChange w:id="1636" w:author="Rickey, Terry W (TJ) JR CIV USARMY CESAM (USA)" w:date="2026-01-14T10:58:00Z" w16du:dateUtc="2026-01-14T16:58:00Z">
              <w:tcPr>
                <w:tcW w:w="0" w:type="auto"/>
                <w:gridSpan w:val="2"/>
                <w:hideMark/>
              </w:tcPr>
            </w:tcPrChange>
          </w:tcPr>
          <w:p w14:paraId="77FF48D4" w14:textId="77777777" w:rsidR="00BB3E3A" w:rsidRPr="00BB3E3A" w:rsidRDefault="00BB3E3A">
            <w:pPr>
              <w:cnfStyle w:val="100000000000" w:firstRow="1" w:lastRow="0" w:firstColumn="0" w:lastColumn="0" w:oddVBand="0" w:evenVBand="0" w:oddHBand="0" w:evenHBand="0" w:firstRowFirstColumn="0" w:firstRowLastColumn="0" w:lastRowFirstColumn="0" w:lastRowLastColumn="0"/>
              <w:rPr>
                <w:ins w:id="1637" w:author="Rickey, Terry W (TJ) JR CIV USARMY CESAM (USA)" w:date="2026-01-14T10:58:00Z"/>
              </w:rPr>
              <w:pPrChange w:id="1638" w:author="Rickey, Terry W (TJ) JR CIV USARMY CESAM (USA)" w:date="2026-01-14T12:29:00Z" w16du:dateUtc="2026-01-14T18:29:00Z">
                <w:pPr>
                  <w:spacing w:after="160" w:line="259" w:lineRule="auto"/>
                  <w:cnfStyle w:val="100000000000" w:firstRow="1" w:lastRow="0" w:firstColumn="0" w:lastColumn="0" w:oddVBand="0" w:evenVBand="0" w:oddHBand="0" w:evenHBand="0" w:firstRowFirstColumn="0" w:firstRowLastColumn="0" w:lastRowFirstColumn="0" w:lastRowLastColumn="0"/>
                </w:pPr>
              </w:pPrChange>
            </w:pPr>
            <w:ins w:id="1639" w:author="Rickey, Terry W (TJ) JR CIV USARMY CESAM (USA)" w:date="2026-01-14T10:58:00Z">
              <w:r w:rsidRPr="00BB3E3A">
                <w:t>Between Dams (Claiborne Pool)</w:t>
              </w:r>
            </w:ins>
          </w:p>
        </w:tc>
        <w:tc>
          <w:tcPr>
            <w:tcW w:w="1053" w:type="dxa"/>
            <w:hideMark/>
            <w:tcPrChange w:id="1640" w:author="Rickey, Terry W (TJ) JR CIV USARMY CESAM (USA)" w:date="2026-01-14T10:58:00Z" w16du:dateUtc="2026-01-14T16:58:00Z">
              <w:tcPr>
                <w:tcW w:w="0" w:type="auto"/>
                <w:gridSpan w:val="2"/>
                <w:hideMark/>
              </w:tcPr>
            </w:tcPrChange>
          </w:tcPr>
          <w:p w14:paraId="1799F038" w14:textId="77777777" w:rsidR="00BB3E3A" w:rsidRPr="00BB3E3A" w:rsidRDefault="00BB3E3A">
            <w:pPr>
              <w:cnfStyle w:val="100000000000" w:firstRow="1" w:lastRow="0" w:firstColumn="0" w:lastColumn="0" w:oddVBand="0" w:evenVBand="0" w:oddHBand="0" w:evenHBand="0" w:firstRowFirstColumn="0" w:firstRowLastColumn="0" w:lastRowFirstColumn="0" w:lastRowLastColumn="0"/>
              <w:rPr>
                <w:ins w:id="1641" w:author="Rickey, Terry W (TJ) JR CIV USARMY CESAM (USA)" w:date="2026-01-14T10:58:00Z"/>
              </w:rPr>
              <w:pPrChange w:id="1642" w:author="Rickey, Terry W (TJ) JR CIV USARMY CESAM (USA)" w:date="2026-01-14T12:29:00Z" w16du:dateUtc="2026-01-14T18:29:00Z">
                <w:pPr>
                  <w:spacing w:after="160" w:line="259" w:lineRule="auto"/>
                  <w:cnfStyle w:val="100000000000" w:firstRow="1" w:lastRow="0" w:firstColumn="0" w:lastColumn="0" w:oddVBand="0" w:evenVBand="0" w:oddHBand="0" w:evenHBand="0" w:firstRowFirstColumn="0" w:firstRowLastColumn="0" w:lastRowFirstColumn="0" w:lastRowLastColumn="0"/>
                </w:pPr>
              </w:pPrChange>
            </w:pPr>
            <w:ins w:id="1643" w:author="Rickey, Terry W (TJ) JR CIV USARMY CESAM (USA)" w:date="2026-01-14T10:58:00Z">
              <w:r w:rsidRPr="00BB3E3A">
                <w:t>Upstream of Millers Ferry</w:t>
              </w:r>
            </w:ins>
          </w:p>
        </w:tc>
      </w:tr>
      <w:tr w:rsidR="00BB3E3A" w:rsidRPr="00BB3E3A" w14:paraId="0238DBFF" w14:textId="77777777" w:rsidTr="006529D2">
        <w:trPr>
          <w:cnfStyle w:val="000000100000" w:firstRow="0" w:lastRow="0" w:firstColumn="0" w:lastColumn="0" w:oddVBand="0" w:evenVBand="0" w:oddHBand="1" w:evenHBand="0" w:firstRowFirstColumn="0" w:firstRowLastColumn="0" w:lastRowFirstColumn="0" w:lastRowLastColumn="0"/>
          <w:ins w:id="1644"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Change w:id="1645" w:author="Rickey, Terry W (TJ) JR CIV USARMY CESAM (USA)" w:date="2026-01-14T10:58:00Z" w16du:dateUtc="2026-01-14T16:58:00Z">
              <w:tcPr>
                <w:tcW w:w="0" w:type="auto"/>
                <w:gridSpan w:val="2"/>
                <w:hideMark/>
              </w:tcPr>
            </w:tcPrChange>
          </w:tcPr>
          <w:p w14:paraId="519D9157" w14:textId="77777777" w:rsidR="00BB3E3A" w:rsidRPr="00BB3E3A" w:rsidRDefault="00BB3E3A">
            <w:pPr>
              <w:cnfStyle w:val="001000100000" w:firstRow="0" w:lastRow="0" w:firstColumn="1" w:lastColumn="0" w:oddVBand="0" w:evenVBand="0" w:oddHBand="1" w:evenHBand="0" w:firstRowFirstColumn="0" w:firstRowLastColumn="0" w:lastRowFirstColumn="0" w:lastRowLastColumn="0"/>
              <w:rPr>
                <w:ins w:id="1646" w:author="Rickey, Terry W (TJ) JR CIV USARMY CESAM (USA)" w:date="2026-01-14T10:58:00Z"/>
              </w:rPr>
              <w:pPrChange w:id="1647" w:author="Rickey, Terry W (TJ) JR CIV USARMY CESAM (USA)" w:date="2026-01-14T12:29:00Z" w16du:dateUtc="2026-01-14T18:29:00Z">
                <w:pPr>
                  <w:spacing w:after="160" w:line="259" w:lineRule="auto"/>
                  <w:cnfStyle w:val="001000100000" w:firstRow="0" w:lastRow="0" w:firstColumn="1" w:lastColumn="0" w:oddVBand="0" w:evenVBand="0" w:oddHBand="1" w:evenHBand="0" w:firstRowFirstColumn="0" w:firstRowLastColumn="0" w:lastRowFirstColumn="0" w:lastRowLastColumn="0"/>
                </w:pPr>
              </w:pPrChange>
            </w:pPr>
            <w:ins w:id="1648" w:author="Rickey, Terry W (TJ) JR CIV USARMY CESAM (USA)" w:date="2026-01-14T10:58:00Z">
              <w:r w:rsidRPr="00BB3E3A">
                <w:t>A. Fluvial Specialists &amp; Migrants</w:t>
              </w:r>
            </w:ins>
          </w:p>
        </w:tc>
        <w:tc>
          <w:tcPr>
            <w:tcW w:w="0" w:type="auto"/>
            <w:hideMark/>
            <w:tcPrChange w:id="1649" w:author="Rickey, Terry W (TJ) JR CIV USARMY CESAM (USA)" w:date="2026-01-14T10:58:00Z" w16du:dateUtc="2026-01-14T16:58:00Z">
              <w:tcPr>
                <w:tcW w:w="0" w:type="auto"/>
                <w:gridSpan w:val="2"/>
                <w:hideMark/>
              </w:tcPr>
            </w:tcPrChange>
          </w:tcPr>
          <w:p w14:paraId="24DD8FB2"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50" w:author="Rickey, Terry W (TJ) JR CIV USARMY CESAM (USA)" w:date="2026-01-14T10:58:00Z"/>
              </w:rPr>
              <w:pPrChange w:id="1651"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52" w:author="Rickey, Terry W (TJ) JR CIV USARMY CESAM (USA)" w:date="2026-01-14T10:58:00Z">
              <w:r w:rsidRPr="00BB3E3A">
                <w:t>1,057(16.7%)</w:t>
              </w:r>
            </w:ins>
          </w:p>
        </w:tc>
        <w:tc>
          <w:tcPr>
            <w:tcW w:w="0" w:type="auto"/>
            <w:hideMark/>
            <w:tcPrChange w:id="1653" w:author="Rickey, Terry W (TJ) JR CIV USARMY CESAM (USA)" w:date="2026-01-14T10:58:00Z" w16du:dateUtc="2026-01-14T16:58:00Z">
              <w:tcPr>
                <w:tcW w:w="0" w:type="auto"/>
                <w:gridSpan w:val="2"/>
                <w:hideMark/>
              </w:tcPr>
            </w:tcPrChange>
          </w:tcPr>
          <w:p w14:paraId="62DE7861"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54" w:author="Rickey, Terry W (TJ) JR CIV USARMY CESAM (USA)" w:date="2026-01-14T10:58:00Z"/>
              </w:rPr>
              <w:pPrChange w:id="1655"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56" w:author="Rickey, Terry W (TJ) JR CIV USARMY CESAM (USA)" w:date="2026-01-14T10:58:00Z">
              <w:r w:rsidRPr="00BB3E3A">
                <w:t>211(0.8%)</w:t>
              </w:r>
            </w:ins>
          </w:p>
        </w:tc>
        <w:tc>
          <w:tcPr>
            <w:tcW w:w="1053" w:type="dxa"/>
            <w:hideMark/>
            <w:tcPrChange w:id="1657" w:author="Rickey, Terry W (TJ) JR CIV USARMY CESAM (USA)" w:date="2026-01-14T10:58:00Z" w16du:dateUtc="2026-01-14T16:58:00Z">
              <w:tcPr>
                <w:tcW w:w="0" w:type="auto"/>
                <w:gridSpan w:val="2"/>
                <w:hideMark/>
              </w:tcPr>
            </w:tcPrChange>
          </w:tcPr>
          <w:p w14:paraId="0BBCFD7B"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58" w:author="Rickey, Terry W (TJ) JR CIV USARMY CESAM (USA)" w:date="2026-01-14T10:58:00Z"/>
              </w:rPr>
              <w:pPrChange w:id="1659"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60" w:author="Rickey, Terry W (TJ) JR CIV USARMY CESAM (USA)" w:date="2026-01-14T10:58:00Z">
              <w:r w:rsidRPr="00BB3E3A">
                <w:t>11(0.5%)</w:t>
              </w:r>
            </w:ins>
          </w:p>
        </w:tc>
      </w:tr>
      <w:tr w:rsidR="006529D2" w:rsidRPr="00BB3E3A" w14:paraId="24902FFC" w14:textId="77777777" w:rsidTr="006529D2">
        <w:trPr>
          <w:ins w:id="1661"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
          <w:p w14:paraId="134CB015" w14:textId="77777777" w:rsidR="00BB3E3A" w:rsidRPr="00BB3E3A" w:rsidRDefault="00BB3E3A">
            <w:pPr>
              <w:rPr>
                <w:ins w:id="1662" w:author="Rickey, Terry W (TJ) JR CIV USARMY CESAM (USA)" w:date="2026-01-14T10:58:00Z"/>
              </w:rPr>
              <w:pPrChange w:id="1663" w:author="Rickey, Terry W (TJ) JR CIV USARMY CESAM (USA)" w:date="2026-01-14T12:29:00Z" w16du:dateUtc="2026-01-14T18:29:00Z">
                <w:pPr>
                  <w:spacing w:after="160" w:line="259" w:lineRule="auto"/>
                </w:pPr>
              </w:pPrChange>
            </w:pPr>
            <w:ins w:id="1664" w:author="Rickey, Terry W (TJ) JR CIV USARMY CESAM (USA)" w:date="2026-01-14T10:58:00Z">
              <w:r w:rsidRPr="00BB3E3A">
                <w:t>B. Resident Predators</w:t>
              </w:r>
            </w:ins>
          </w:p>
        </w:tc>
        <w:tc>
          <w:tcPr>
            <w:tcW w:w="0" w:type="auto"/>
            <w:hideMark/>
          </w:tcPr>
          <w:p w14:paraId="000BC98F"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665" w:author="Rickey, Terry W (TJ) JR CIV USARMY CESAM (USA)" w:date="2026-01-14T10:58:00Z"/>
              </w:rPr>
              <w:pPrChange w:id="1666"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667" w:author="Rickey, Terry W (TJ) JR CIV USARMY CESAM (USA)" w:date="2026-01-14T10:58:00Z">
              <w:r w:rsidRPr="00BB3E3A">
                <w:t>3,124(49.4%)</w:t>
              </w:r>
            </w:ins>
          </w:p>
        </w:tc>
        <w:tc>
          <w:tcPr>
            <w:tcW w:w="0" w:type="auto"/>
            <w:hideMark/>
          </w:tcPr>
          <w:p w14:paraId="5F4021B4"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668" w:author="Rickey, Terry W (TJ) JR CIV USARMY CESAM (USA)" w:date="2026-01-14T10:58:00Z"/>
              </w:rPr>
              <w:pPrChange w:id="1669"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670" w:author="Rickey, Terry W (TJ) JR CIV USARMY CESAM (USA)" w:date="2026-01-14T10:58:00Z">
              <w:r w:rsidRPr="00BB3E3A">
                <w:t>1,098(4.3%)</w:t>
              </w:r>
            </w:ins>
          </w:p>
        </w:tc>
        <w:tc>
          <w:tcPr>
            <w:tcW w:w="1053" w:type="dxa"/>
            <w:hideMark/>
          </w:tcPr>
          <w:p w14:paraId="3A59DD6B"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671" w:author="Rickey, Terry W (TJ) JR CIV USARMY CESAM (USA)" w:date="2026-01-14T10:58:00Z"/>
              </w:rPr>
              <w:pPrChange w:id="1672"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673" w:author="Rickey, Terry W (TJ) JR CIV USARMY CESAM (USA)" w:date="2026-01-14T10:58:00Z">
              <w:r w:rsidRPr="00BB3E3A">
                <w:t>346(15.8%)</w:t>
              </w:r>
            </w:ins>
          </w:p>
        </w:tc>
      </w:tr>
      <w:tr w:rsidR="00BB3E3A" w:rsidRPr="00BB3E3A" w14:paraId="64E2BD47" w14:textId="77777777" w:rsidTr="006529D2">
        <w:trPr>
          <w:cnfStyle w:val="000000100000" w:firstRow="0" w:lastRow="0" w:firstColumn="0" w:lastColumn="0" w:oddVBand="0" w:evenVBand="0" w:oddHBand="1" w:evenHBand="0" w:firstRowFirstColumn="0" w:firstRowLastColumn="0" w:lastRowFirstColumn="0" w:lastRowLastColumn="0"/>
          <w:ins w:id="1674"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Change w:id="1675" w:author="Rickey, Terry W (TJ) JR CIV USARMY CESAM (USA)" w:date="2026-01-14T10:58:00Z" w16du:dateUtc="2026-01-14T16:58:00Z">
              <w:tcPr>
                <w:tcW w:w="0" w:type="auto"/>
                <w:gridSpan w:val="2"/>
                <w:hideMark/>
              </w:tcPr>
            </w:tcPrChange>
          </w:tcPr>
          <w:p w14:paraId="4A8D8F6B" w14:textId="77777777" w:rsidR="00BB3E3A" w:rsidRPr="00BB3E3A" w:rsidRDefault="00BB3E3A">
            <w:pPr>
              <w:cnfStyle w:val="001000100000" w:firstRow="0" w:lastRow="0" w:firstColumn="1" w:lastColumn="0" w:oddVBand="0" w:evenVBand="0" w:oddHBand="1" w:evenHBand="0" w:firstRowFirstColumn="0" w:firstRowLastColumn="0" w:lastRowFirstColumn="0" w:lastRowLastColumn="0"/>
              <w:rPr>
                <w:ins w:id="1676" w:author="Rickey, Terry W (TJ) JR CIV USARMY CESAM (USA)" w:date="2026-01-14T10:58:00Z"/>
              </w:rPr>
              <w:pPrChange w:id="1677" w:author="Rickey, Terry W (TJ) JR CIV USARMY CESAM (USA)" w:date="2026-01-14T12:29:00Z" w16du:dateUtc="2026-01-14T18:29:00Z">
                <w:pPr>
                  <w:spacing w:after="160" w:line="259" w:lineRule="auto"/>
                  <w:cnfStyle w:val="001000100000" w:firstRow="0" w:lastRow="0" w:firstColumn="1" w:lastColumn="0" w:oddVBand="0" w:evenVBand="0" w:oddHBand="1" w:evenHBand="0" w:firstRowFirstColumn="0" w:firstRowLastColumn="0" w:lastRowFirstColumn="0" w:lastRowLastColumn="0"/>
                </w:pPr>
              </w:pPrChange>
            </w:pPr>
            <w:ins w:id="1678" w:author="Rickey, Terry W (TJ) JR CIV USARMY CESAM (USA)" w:date="2026-01-14T10:58:00Z">
              <w:r w:rsidRPr="00BB3E3A">
                <w:t>C. Benthic Species</w:t>
              </w:r>
            </w:ins>
          </w:p>
        </w:tc>
        <w:tc>
          <w:tcPr>
            <w:tcW w:w="0" w:type="auto"/>
            <w:hideMark/>
            <w:tcPrChange w:id="1679" w:author="Rickey, Terry W (TJ) JR CIV USARMY CESAM (USA)" w:date="2026-01-14T10:58:00Z" w16du:dateUtc="2026-01-14T16:58:00Z">
              <w:tcPr>
                <w:tcW w:w="0" w:type="auto"/>
                <w:gridSpan w:val="2"/>
                <w:hideMark/>
              </w:tcPr>
            </w:tcPrChange>
          </w:tcPr>
          <w:p w14:paraId="33C3D08B"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80" w:author="Rickey, Terry W (TJ) JR CIV USARMY CESAM (USA)" w:date="2026-01-14T10:58:00Z"/>
              </w:rPr>
              <w:pPrChange w:id="1681"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82" w:author="Rickey, Terry W (TJ) JR CIV USARMY CESAM (USA)" w:date="2026-01-14T10:58:00Z">
              <w:r w:rsidRPr="00BB3E3A">
                <w:t>988(15.6%)</w:t>
              </w:r>
            </w:ins>
          </w:p>
        </w:tc>
        <w:tc>
          <w:tcPr>
            <w:tcW w:w="0" w:type="auto"/>
            <w:hideMark/>
            <w:tcPrChange w:id="1683" w:author="Rickey, Terry W (TJ) JR CIV USARMY CESAM (USA)" w:date="2026-01-14T10:58:00Z" w16du:dateUtc="2026-01-14T16:58:00Z">
              <w:tcPr>
                <w:tcW w:w="0" w:type="auto"/>
                <w:gridSpan w:val="2"/>
                <w:hideMark/>
              </w:tcPr>
            </w:tcPrChange>
          </w:tcPr>
          <w:p w14:paraId="7A2421B6"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84" w:author="Rickey, Terry W (TJ) JR CIV USARMY CESAM (USA)" w:date="2026-01-14T10:58:00Z"/>
              </w:rPr>
              <w:pPrChange w:id="1685"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86" w:author="Rickey, Terry W (TJ) JR CIV USARMY CESAM (USA)" w:date="2026-01-14T10:58:00Z">
              <w:r w:rsidRPr="00BB3E3A">
                <w:t>13,299(52.3%)</w:t>
              </w:r>
            </w:ins>
          </w:p>
        </w:tc>
        <w:tc>
          <w:tcPr>
            <w:tcW w:w="1053" w:type="dxa"/>
            <w:hideMark/>
            <w:tcPrChange w:id="1687" w:author="Rickey, Terry W (TJ) JR CIV USARMY CESAM (USA)" w:date="2026-01-14T10:58:00Z" w16du:dateUtc="2026-01-14T16:58:00Z">
              <w:tcPr>
                <w:tcW w:w="0" w:type="auto"/>
                <w:gridSpan w:val="2"/>
                <w:hideMark/>
              </w:tcPr>
            </w:tcPrChange>
          </w:tcPr>
          <w:p w14:paraId="572E2C51"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688" w:author="Rickey, Terry W (TJ) JR CIV USARMY CESAM (USA)" w:date="2026-01-14T10:58:00Z"/>
              </w:rPr>
              <w:pPrChange w:id="1689"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690" w:author="Rickey, Terry W (TJ) JR CIV USARMY CESAM (USA)" w:date="2026-01-14T10:58:00Z">
              <w:r w:rsidRPr="00BB3E3A">
                <w:t>152(6.9%)</w:t>
              </w:r>
            </w:ins>
          </w:p>
        </w:tc>
      </w:tr>
      <w:tr w:rsidR="006529D2" w:rsidRPr="00BB3E3A" w14:paraId="7DC1CBD5" w14:textId="77777777" w:rsidTr="006529D2">
        <w:trPr>
          <w:ins w:id="1691"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
          <w:p w14:paraId="0697F5D4" w14:textId="77777777" w:rsidR="00BB3E3A" w:rsidRPr="00BB3E3A" w:rsidRDefault="00BB3E3A">
            <w:pPr>
              <w:rPr>
                <w:ins w:id="1692" w:author="Rickey, Terry W (TJ) JR CIV USARMY CESAM (USA)" w:date="2026-01-14T10:58:00Z"/>
              </w:rPr>
              <w:pPrChange w:id="1693" w:author="Rickey, Terry W (TJ) JR CIV USARMY CESAM (USA)" w:date="2026-01-14T12:29:00Z" w16du:dateUtc="2026-01-14T18:29:00Z">
                <w:pPr>
                  <w:spacing w:after="160" w:line="259" w:lineRule="auto"/>
                </w:pPr>
              </w:pPrChange>
            </w:pPr>
            <w:ins w:id="1694" w:author="Rickey, Terry W (TJ) JR CIV USARMY CESAM (USA)" w:date="2026-01-14T10:58:00Z">
              <w:r w:rsidRPr="00BB3E3A">
                <w:t>D. Generalist Forage Species</w:t>
              </w:r>
            </w:ins>
          </w:p>
        </w:tc>
        <w:tc>
          <w:tcPr>
            <w:tcW w:w="0" w:type="auto"/>
            <w:hideMark/>
          </w:tcPr>
          <w:p w14:paraId="0EBE6DF5"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695" w:author="Rickey, Terry W (TJ) JR CIV USARMY CESAM (USA)" w:date="2026-01-14T10:58:00Z"/>
              </w:rPr>
              <w:pPrChange w:id="1696"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697" w:author="Rickey, Terry W (TJ) JR CIV USARMY CESAM (USA)" w:date="2026-01-14T10:58:00Z">
              <w:r w:rsidRPr="00BB3E3A">
                <w:t>1,152(18.2%)</w:t>
              </w:r>
            </w:ins>
          </w:p>
        </w:tc>
        <w:tc>
          <w:tcPr>
            <w:tcW w:w="0" w:type="auto"/>
            <w:hideMark/>
          </w:tcPr>
          <w:p w14:paraId="3A8CFC5D"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698" w:author="Rickey, Terry W (TJ) JR CIV USARMY CESAM (USA)" w:date="2026-01-14T10:58:00Z"/>
              </w:rPr>
              <w:pPrChange w:id="1699"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700" w:author="Rickey, Terry W (TJ) JR CIV USARMY CESAM (USA)" w:date="2026-01-14T10:58:00Z">
              <w:r w:rsidRPr="00BB3E3A">
                <w:t>10,803(42.5%)</w:t>
              </w:r>
            </w:ins>
          </w:p>
        </w:tc>
        <w:tc>
          <w:tcPr>
            <w:tcW w:w="1053" w:type="dxa"/>
            <w:hideMark/>
          </w:tcPr>
          <w:p w14:paraId="4DBA43A4" w14:textId="77777777" w:rsidR="00BB3E3A" w:rsidRPr="00BB3E3A" w:rsidRDefault="00BB3E3A">
            <w:pPr>
              <w:cnfStyle w:val="000000000000" w:firstRow="0" w:lastRow="0" w:firstColumn="0" w:lastColumn="0" w:oddVBand="0" w:evenVBand="0" w:oddHBand="0" w:evenHBand="0" w:firstRowFirstColumn="0" w:firstRowLastColumn="0" w:lastRowFirstColumn="0" w:lastRowLastColumn="0"/>
              <w:rPr>
                <w:ins w:id="1701" w:author="Rickey, Terry W (TJ) JR CIV USARMY CESAM (USA)" w:date="2026-01-14T10:58:00Z"/>
              </w:rPr>
              <w:pPrChange w:id="1702" w:author="Rickey, Terry W (TJ) JR CIV USARMY CESAM (USA)" w:date="2026-01-14T12:29:00Z" w16du:dateUtc="2026-01-14T18:29:00Z">
                <w:pPr>
                  <w:spacing w:after="160" w:line="259" w:lineRule="auto"/>
                  <w:cnfStyle w:val="000000000000" w:firstRow="0" w:lastRow="0" w:firstColumn="0" w:lastColumn="0" w:oddVBand="0" w:evenVBand="0" w:oddHBand="0" w:evenHBand="0" w:firstRowFirstColumn="0" w:firstRowLastColumn="0" w:lastRowFirstColumn="0" w:lastRowLastColumn="0"/>
                </w:pPr>
              </w:pPrChange>
            </w:pPr>
            <w:ins w:id="1703" w:author="Rickey, Terry W (TJ) JR CIV USARMY CESAM (USA)" w:date="2026-01-14T10:58:00Z">
              <w:r w:rsidRPr="00BB3E3A">
                <w:t>1,685(76.8%)</w:t>
              </w:r>
            </w:ins>
          </w:p>
        </w:tc>
      </w:tr>
      <w:tr w:rsidR="00BB3E3A" w:rsidRPr="00BB3E3A" w14:paraId="5478EB1E" w14:textId="77777777" w:rsidTr="006529D2">
        <w:trPr>
          <w:cnfStyle w:val="000000100000" w:firstRow="0" w:lastRow="0" w:firstColumn="0" w:lastColumn="0" w:oddVBand="0" w:evenVBand="0" w:oddHBand="1" w:evenHBand="0" w:firstRowFirstColumn="0" w:firstRowLastColumn="0" w:lastRowFirstColumn="0" w:lastRowLastColumn="0"/>
          <w:ins w:id="1704" w:author="Rickey, Terry W (TJ) JR CIV USARMY CESAM (USA)" w:date="2026-01-14T10:58:00Z"/>
        </w:trPr>
        <w:tc>
          <w:tcPr>
            <w:cnfStyle w:val="001000000000" w:firstRow="0" w:lastRow="0" w:firstColumn="1" w:lastColumn="0" w:oddVBand="0" w:evenVBand="0" w:oddHBand="0" w:evenHBand="0" w:firstRowFirstColumn="0" w:firstRowLastColumn="0" w:lastRowFirstColumn="0" w:lastRowLastColumn="0"/>
            <w:tcW w:w="0" w:type="auto"/>
            <w:hideMark/>
            <w:tcPrChange w:id="1705" w:author="Rickey, Terry W (TJ) JR CIV USARMY CESAM (USA)" w:date="2026-01-14T10:58:00Z" w16du:dateUtc="2026-01-14T16:58:00Z">
              <w:tcPr>
                <w:tcW w:w="0" w:type="auto"/>
                <w:gridSpan w:val="2"/>
                <w:hideMark/>
              </w:tcPr>
            </w:tcPrChange>
          </w:tcPr>
          <w:p w14:paraId="0EB5A1BE" w14:textId="77777777" w:rsidR="00BB3E3A" w:rsidRPr="00BB3E3A" w:rsidRDefault="00BB3E3A">
            <w:pPr>
              <w:cnfStyle w:val="001000100000" w:firstRow="0" w:lastRow="0" w:firstColumn="1" w:lastColumn="0" w:oddVBand="0" w:evenVBand="0" w:oddHBand="1" w:evenHBand="0" w:firstRowFirstColumn="0" w:firstRowLastColumn="0" w:lastRowFirstColumn="0" w:lastRowLastColumn="0"/>
              <w:rPr>
                <w:ins w:id="1706" w:author="Rickey, Terry W (TJ) JR CIV USARMY CESAM (USA)" w:date="2026-01-14T10:58:00Z"/>
              </w:rPr>
              <w:pPrChange w:id="1707" w:author="Rickey, Terry W (TJ) JR CIV USARMY CESAM (USA)" w:date="2026-01-14T12:29:00Z" w16du:dateUtc="2026-01-14T18:29:00Z">
                <w:pPr>
                  <w:spacing w:after="160" w:line="259" w:lineRule="auto"/>
                  <w:cnfStyle w:val="001000100000" w:firstRow="0" w:lastRow="0" w:firstColumn="1" w:lastColumn="0" w:oddVBand="0" w:evenVBand="0" w:oddHBand="1" w:evenHBand="0" w:firstRowFirstColumn="0" w:firstRowLastColumn="0" w:lastRowFirstColumn="0" w:lastRowLastColumn="0"/>
                </w:pPr>
              </w:pPrChange>
            </w:pPr>
            <w:ins w:id="1708" w:author="Rickey, Terry W (TJ) JR CIV USARMY CESAM (USA)" w:date="2026-01-14T10:58:00Z">
              <w:r w:rsidRPr="00BB3E3A">
                <w:t>Total Individuals (N)</w:t>
              </w:r>
            </w:ins>
          </w:p>
        </w:tc>
        <w:tc>
          <w:tcPr>
            <w:tcW w:w="0" w:type="auto"/>
            <w:hideMark/>
            <w:tcPrChange w:id="1709" w:author="Rickey, Terry W (TJ) JR CIV USARMY CESAM (USA)" w:date="2026-01-14T10:58:00Z" w16du:dateUtc="2026-01-14T16:58:00Z">
              <w:tcPr>
                <w:tcW w:w="0" w:type="auto"/>
                <w:gridSpan w:val="2"/>
                <w:hideMark/>
              </w:tcPr>
            </w:tcPrChange>
          </w:tcPr>
          <w:p w14:paraId="690AB722"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710" w:author="Rickey, Terry W (TJ) JR CIV USARMY CESAM (USA)" w:date="2026-01-14T10:58:00Z"/>
              </w:rPr>
              <w:pPrChange w:id="1711"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712" w:author="Rickey, Terry W (TJ) JR CIV USARMY CESAM (USA)" w:date="2026-01-14T10:58:00Z">
              <w:r w:rsidRPr="00BB3E3A">
                <w:t>6,321</w:t>
              </w:r>
            </w:ins>
          </w:p>
        </w:tc>
        <w:tc>
          <w:tcPr>
            <w:tcW w:w="0" w:type="auto"/>
            <w:hideMark/>
            <w:tcPrChange w:id="1713" w:author="Rickey, Terry W (TJ) JR CIV USARMY CESAM (USA)" w:date="2026-01-14T10:58:00Z" w16du:dateUtc="2026-01-14T16:58:00Z">
              <w:tcPr>
                <w:tcW w:w="0" w:type="auto"/>
                <w:gridSpan w:val="2"/>
                <w:hideMark/>
              </w:tcPr>
            </w:tcPrChange>
          </w:tcPr>
          <w:p w14:paraId="5B208DA2"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714" w:author="Rickey, Terry W (TJ) JR CIV USARMY CESAM (USA)" w:date="2026-01-14T10:58:00Z"/>
              </w:rPr>
              <w:pPrChange w:id="1715"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716" w:author="Rickey, Terry W (TJ) JR CIV USARMY CESAM (USA)" w:date="2026-01-14T10:58:00Z">
              <w:r w:rsidRPr="00BB3E3A">
                <w:t>25,411</w:t>
              </w:r>
            </w:ins>
          </w:p>
        </w:tc>
        <w:tc>
          <w:tcPr>
            <w:tcW w:w="1053" w:type="dxa"/>
            <w:hideMark/>
            <w:tcPrChange w:id="1717" w:author="Rickey, Terry W (TJ) JR CIV USARMY CESAM (USA)" w:date="2026-01-14T10:58:00Z" w16du:dateUtc="2026-01-14T16:58:00Z">
              <w:tcPr>
                <w:tcW w:w="0" w:type="auto"/>
                <w:gridSpan w:val="2"/>
                <w:hideMark/>
              </w:tcPr>
            </w:tcPrChange>
          </w:tcPr>
          <w:p w14:paraId="0AE66A7A" w14:textId="77777777" w:rsidR="00BB3E3A" w:rsidRPr="00BB3E3A" w:rsidRDefault="00BB3E3A">
            <w:pPr>
              <w:cnfStyle w:val="000000100000" w:firstRow="0" w:lastRow="0" w:firstColumn="0" w:lastColumn="0" w:oddVBand="0" w:evenVBand="0" w:oddHBand="1" w:evenHBand="0" w:firstRowFirstColumn="0" w:firstRowLastColumn="0" w:lastRowFirstColumn="0" w:lastRowLastColumn="0"/>
              <w:rPr>
                <w:ins w:id="1718" w:author="Rickey, Terry W (TJ) JR CIV USARMY CESAM (USA)" w:date="2026-01-14T10:58:00Z"/>
              </w:rPr>
              <w:pPrChange w:id="1719" w:author="Rickey, Terry W (TJ) JR CIV USARMY CESAM (USA)" w:date="2026-01-14T12:29:00Z" w16du:dateUtc="2026-01-14T18:29:00Z">
                <w:pPr>
                  <w:spacing w:after="160" w:line="259" w:lineRule="auto"/>
                  <w:cnfStyle w:val="000000100000" w:firstRow="0" w:lastRow="0" w:firstColumn="0" w:lastColumn="0" w:oddVBand="0" w:evenVBand="0" w:oddHBand="1" w:evenHBand="0" w:firstRowFirstColumn="0" w:firstRowLastColumn="0" w:lastRowFirstColumn="0" w:lastRowLastColumn="0"/>
                </w:pPr>
              </w:pPrChange>
            </w:pPr>
            <w:ins w:id="1720" w:author="Rickey, Terry W (TJ) JR CIV USARMY CESAM (USA)" w:date="2026-01-14T10:58:00Z">
              <w:r w:rsidRPr="00BB3E3A">
                <w:t>2,194</w:t>
              </w:r>
            </w:ins>
          </w:p>
        </w:tc>
      </w:tr>
    </w:tbl>
    <w:p w14:paraId="249ACAAB" w14:textId="77777777" w:rsidR="00BB3E3A" w:rsidRPr="00E77227" w:rsidRDefault="00BB3E3A" w:rsidP="00E77227">
      <w:pPr>
        <w:rPr>
          <w:ins w:id="1721" w:author="Rickey, Terry W (TJ) JR CIV USARMY CESAM (USA)" w:date="2026-01-14T08:52:00Z"/>
        </w:rPr>
      </w:pPr>
    </w:p>
    <w:p w14:paraId="1BDFD8F3" w14:textId="77777777" w:rsidR="00E77227" w:rsidRPr="00E77227" w:rsidRDefault="00E77227" w:rsidP="00E77227">
      <w:pPr>
        <w:numPr>
          <w:ilvl w:val="0"/>
          <w:numId w:val="17"/>
        </w:numPr>
        <w:rPr>
          <w:ins w:id="1722" w:author="Rickey, Terry W (TJ) JR CIV USARMY CESAM (USA)" w:date="2026-01-14T08:52:00Z"/>
        </w:rPr>
      </w:pPr>
      <w:ins w:id="1723" w:author="Rickey, Terry W (TJ) JR CIV USARMY CESAM (USA)" w:date="2026-01-14T08:52:00Z">
        <w:r w:rsidRPr="00E77227">
          <w:t>Fluvial Specialists are Filtered: The most dramatic finding is the severe decline of the Fluvial Specialists &amp; Large-River Migrants guild upstream of the dams. Iconic riverine species like the Blue Sucker, River Redhorse, and Southern Walleye were only found in the unimpounded reach below Claiborne Dam. This provides strong evidence that Claiborne Dam acts as a major barrier to the distribution of many species characteristic of a healthy, large river system.</w:t>
        </w:r>
      </w:ins>
    </w:p>
    <w:p w14:paraId="7592A5EF" w14:textId="77777777" w:rsidR="00E77227" w:rsidRPr="00E77227" w:rsidRDefault="00E77227" w:rsidP="00E77227">
      <w:pPr>
        <w:numPr>
          <w:ilvl w:val="0"/>
          <w:numId w:val="17"/>
        </w:numPr>
        <w:rPr>
          <w:ins w:id="1724" w:author="Rickey, Terry W (TJ) JR CIV USARMY CESAM (USA)" w:date="2026-01-14T08:52:00Z"/>
        </w:rPr>
      </w:pPr>
      <w:ins w:id="1725" w:author="Rickey, Terry W (TJ) JR CIV USARMY CESAM (USA)" w:date="2026-01-14T08:52:00Z">
        <w:r w:rsidRPr="00E77227">
          <w:t>The Significance of the Crystal Darter Finding: The detection of the Crystal Darter both downstream of Claiborne </w:t>
        </w:r>
        <w:r w:rsidRPr="00E77227">
          <w:rPr>
            <w:i/>
            <w:iCs/>
          </w:rPr>
          <w:t>and</w:t>
        </w:r>
        <w:r w:rsidRPr="00E77227">
          <w:t> in the first impoundment ("Between Dams") is a finding of profound conservation significance. It indicates that a relict, and likely isolated, population has managed to persist in the Claiborne Pool for decades post-impoundment. This proves that some functional, high-quality gravel and sand bar habitat must still exist within the impoundment. However, their absence above Millers Ferry Dam suggests this second barrier represents a final, insurmountable obstacle for this vulnerable population, isolating them from any potential upstream habitats. Protecting the specific locations of these captures in the Claiborne Pool is now a critical management priority.</w:t>
        </w:r>
      </w:ins>
    </w:p>
    <w:p w14:paraId="15F4C2DB" w14:textId="77777777" w:rsidR="00E77227" w:rsidRPr="00E77227" w:rsidRDefault="00E77227" w:rsidP="00E77227">
      <w:pPr>
        <w:numPr>
          <w:ilvl w:val="0"/>
          <w:numId w:val="17"/>
        </w:numPr>
        <w:rPr>
          <w:ins w:id="1726" w:author="Rickey, Terry W (TJ) JR CIV USARMY CESAM (USA)" w:date="2026-01-14T08:52:00Z"/>
        </w:rPr>
      </w:pPr>
      <w:ins w:id="1727" w:author="Rickey, Terry W (TJ) JR CIV USARMY CESAM (USA)" w:date="2026-01-14T08:52:00Z">
        <w:r w:rsidRPr="00E77227">
          <w:t>Generalists Persist: In stark contrast to the specialists, guilds composed of more adaptable species persist across all three reaches. Riverine Predators like bass and Bluegill, and Generalist Forage Species like Gizzard Shad and various shiners, were found in all three sections. Their ability to thrive in both river (lotic) and lake (lentic) environments allows them to inhabit the impoundments, though their community structure changes.</w:t>
        </w:r>
      </w:ins>
    </w:p>
    <w:p w14:paraId="69E3F6F1" w14:textId="77777777" w:rsidR="00E77227" w:rsidRPr="00E77227" w:rsidRDefault="00E77227" w:rsidP="00E77227">
      <w:pPr>
        <w:numPr>
          <w:ilvl w:val="0"/>
          <w:numId w:val="17"/>
        </w:numPr>
        <w:rPr>
          <w:ins w:id="1728" w:author="Rickey, Terry W (TJ) JR CIV USARMY CESAM (USA)" w:date="2026-01-14T08:52:00Z"/>
        </w:rPr>
      </w:pPr>
      <w:ins w:id="1729" w:author="Rickey, Terry W (TJ) JR CIV USARMY CESAM (USA)" w:date="2026-01-14T08:52:00Z">
        <w:r w:rsidRPr="00E77227">
          <w:t>Loss of Benthic Diversity: The benthic community also shows a clear decline in richness. Many darter species, which rely on clean, flowing water over gravel and sand substrates, disappear in the upstream reaches where these habitats have been replaced by slower water and increased siltation.</w:t>
        </w:r>
      </w:ins>
    </w:p>
    <w:p w14:paraId="5703C781" w14:textId="77777777" w:rsidR="00296190" w:rsidRDefault="003F7156">
      <w:pPr>
        <w:keepNext/>
        <w:rPr>
          <w:ins w:id="1730" w:author="Rickey, Terry W (TJ) JR CIV USARMY CESAM (USA)" w:date="2026-01-14T11:20:00Z" w16du:dateUtc="2026-01-14T17:20:00Z"/>
        </w:rPr>
        <w:pPrChange w:id="1731" w:author="Rickey, Terry W (TJ) JR CIV USARMY CESAM (USA)" w:date="2026-01-14T11:20:00Z" w16du:dateUtc="2026-01-14T17:20:00Z">
          <w:pPr/>
        </w:pPrChange>
      </w:pPr>
      <w:ins w:id="1732" w:author="Rickey, Terry W (TJ) JR CIV USARMY CESAM (USA)" w:date="2026-01-14T10:56:00Z" w16du:dateUtc="2026-01-14T16:56:00Z">
        <w:r>
          <w:rPr>
            <w:noProof/>
          </w:rPr>
          <w:lastRenderedPageBreak/>
          <w:drawing>
            <wp:inline distT="0" distB="0" distL="0" distR="0" wp14:anchorId="7D4A1121" wp14:editId="7946216B">
              <wp:extent cx="5943600" cy="4594860"/>
              <wp:effectExtent l="0" t="0" r="0" b="0"/>
              <wp:docPr id="130481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1069" name=""/>
                      <pic:cNvPicPr/>
                    </pic:nvPicPr>
                    <pic:blipFill>
                      <a:blip r:embed="rId41"/>
                      <a:stretch>
                        <a:fillRect/>
                      </a:stretch>
                    </pic:blipFill>
                    <pic:spPr>
                      <a:xfrm>
                        <a:off x="0" y="0"/>
                        <a:ext cx="5943600" cy="4594860"/>
                      </a:xfrm>
                      <a:prstGeom prst="rect">
                        <a:avLst/>
                      </a:prstGeom>
                    </pic:spPr>
                  </pic:pic>
                </a:graphicData>
              </a:graphic>
            </wp:inline>
          </w:drawing>
        </w:r>
      </w:ins>
    </w:p>
    <w:p w14:paraId="132C0954" w14:textId="6E542AA3" w:rsidR="00E77227" w:rsidRDefault="00296190">
      <w:pPr>
        <w:pStyle w:val="Caption"/>
        <w:rPr>
          <w:ins w:id="1733" w:author="Rickey, Terry W (TJ) JR CIV USARMY CESAM (USA)" w:date="2026-01-14T12:56:00Z" w16du:dateUtc="2026-01-14T18:56:00Z"/>
        </w:rPr>
      </w:pPr>
      <w:bookmarkStart w:id="1734" w:name="_Toc219287627"/>
      <w:ins w:id="1735" w:author="Rickey, Terry W (TJ) JR CIV USARMY CESAM (USA)" w:date="2026-01-14T11:20:00Z" w16du:dateUtc="2026-01-14T17:20:00Z">
        <w:r>
          <w:t xml:space="preserve">Figure </w:t>
        </w:r>
        <w:r>
          <w:fldChar w:fldCharType="begin"/>
        </w:r>
        <w:r>
          <w:instrText xml:space="preserve"> SEQ Figure \* ARABIC </w:instrText>
        </w:r>
      </w:ins>
      <w:r>
        <w:fldChar w:fldCharType="separate"/>
      </w:r>
      <w:ins w:id="1736" w:author="Rickey, Terry W (TJ) JR CIV USARMY CESAM (USA)" w:date="2026-01-14T11:20:00Z" w16du:dateUtc="2026-01-14T17:20:00Z">
        <w:r>
          <w:rPr>
            <w:noProof/>
          </w:rPr>
          <w:t>12</w:t>
        </w:r>
        <w:r>
          <w:fldChar w:fldCharType="end"/>
        </w:r>
        <w:r>
          <w:t>: The guild composition of each reach.</w:t>
        </w:r>
      </w:ins>
      <w:bookmarkEnd w:id="1734"/>
    </w:p>
    <w:p w14:paraId="5C7AC06B" w14:textId="77777777" w:rsidR="00212E54" w:rsidRPr="00D960F8" w:rsidRDefault="00212E54" w:rsidP="00212E54">
      <w:pPr>
        <w:pStyle w:val="Heading2"/>
        <w:rPr>
          <w:ins w:id="1737" w:author="Rickey, Terry W (TJ) JR CIV USARMY CESAM (USA)" w:date="2026-01-14T12:56:00Z" w16du:dateUtc="2026-01-14T18:56:00Z"/>
        </w:rPr>
      </w:pPr>
      <w:ins w:id="1738" w:author="Rickey, Terry W (TJ) JR CIV USARMY CESAM (USA)" w:date="2026-01-14T12:56:00Z" w16du:dateUtc="2026-01-14T18:56:00Z">
        <w:r w:rsidRPr="0051376F">
          <w:rPr>
            <w:rStyle w:val="Strong"/>
            <w:b w:val="0"/>
            <w:bCs w:val="0"/>
          </w:rPr>
          <w:t>A Comparative Analysis of Pre- and Post-Impoundment Fish Assemblage Dynamics</w:t>
        </w:r>
      </w:ins>
    </w:p>
    <w:p w14:paraId="6C34AA6D" w14:textId="4CF95081" w:rsidR="00212E54" w:rsidRDefault="0073352B" w:rsidP="00212E54">
      <w:pPr>
        <w:rPr>
          <w:ins w:id="1739" w:author="Rickey, Terry W (TJ) JR CIV USARMY CESAM (USA)" w:date="2026-01-14T12:56:00Z" w16du:dateUtc="2026-01-14T18:56:00Z"/>
        </w:rPr>
      </w:pPr>
      <w:ins w:id="1740" w:author="Rickey, Terry W (TJ) JR CIV USARMY CESAM (USA)" w:date="2026-01-14T13:23:00Z" w16du:dateUtc="2026-01-14T19:23:00Z">
        <w:r w:rsidRPr="00383BCE">
          <w:t>The primary</w:t>
        </w:r>
      </w:ins>
      <w:ins w:id="1741" w:author="Rickey, Terry W (TJ) JR CIV USARMY CESAM (USA)" w:date="2026-01-14T12:56:00Z" w16du:dateUtc="2026-01-14T18:56:00Z">
        <w:r w:rsidR="00212E54" w:rsidRPr="00383BCE">
          <w:t xml:space="preserve"> objective of the FY23 baseline investigation was to provide a modern, quantitative assessment of the Alabama River fish assemblage and to infer the long-term ecological impacts of impoundment. By integrating our contemporary field data (2023) with historical species accounts </w:t>
        </w:r>
      </w:ins>
      <w:customXmlInsRangeStart w:id="1742" w:author="Rickey, Terry W (TJ) JR CIV USARMY CESAM (USA)" w:date="2026-01-14T13:04:00Z"/>
      <w:sdt>
        <w:sdtPr>
          <w:id w:val="1578397116"/>
          <w:citation/>
        </w:sdtPr>
        <w:sdtEndPr/>
        <w:sdtContent>
          <w:customXmlInsRangeEnd w:id="1742"/>
          <w:ins w:id="1743" w:author="Rickey, Terry W (TJ) JR CIV USARMY CESAM (USA)" w:date="2026-01-14T13:04:00Z" w16du:dateUtc="2026-01-14T19:04:00Z">
            <w:r w:rsidR="0091156F">
              <w:fldChar w:fldCharType="begin"/>
            </w:r>
          </w:ins>
          <w:ins w:id="1744" w:author="Rickey, Terry W (TJ) JR CIV USARMY CESAM (USA)" w:date="2026-01-14T13:09:00Z" w16du:dateUtc="2026-01-14T19:09:00Z">
            <w:r w:rsidR="00884362">
              <w:instrText xml:space="preserve">CITATION Mau05 \l 1033 </w:instrText>
            </w:r>
          </w:ins>
          <w:r w:rsidR="0091156F">
            <w:fldChar w:fldCharType="separate"/>
          </w:r>
          <w:r w:rsidR="002914E0">
            <w:rPr>
              <w:noProof/>
            </w:rPr>
            <w:t>(Mettee, O'Neil, Shepard, &amp; McGregor, 2005)</w:t>
          </w:r>
          <w:ins w:id="1745" w:author="Rickey, Terry W (TJ) JR CIV USARMY CESAM (USA)" w:date="2026-01-14T13:04:00Z" w16du:dateUtc="2026-01-14T19:04:00Z">
            <w:r w:rsidR="0091156F">
              <w:fldChar w:fldCharType="end"/>
            </w:r>
          </w:ins>
          <w:customXmlInsRangeStart w:id="1746" w:author="Rickey, Terry W (TJ) JR CIV USARMY CESAM (USA)" w:date="2026-01-14T13:04:00Z"/>
        </w:sdtContent>
      </w:sdt>
      <w:customXmlInsRangeEnd w:id="1746"/>
      <w:ins w:id="1747" w:author="Rickey, Terry W (TJ) JR CIV USARMY CESAM (USA)" w:date="2026-01-14T13:04:00Z" w16du:dateUtc="2026-01-14T19:04:00Z">
        <w:r w:rsidR="0091156F">
          <w:t xml:space="preserve"> </w:t>
        </w:r>
      </w:ins>
      <w:ins w:id="1748" w:author="Rickey, Terry W (TJ) JR CIV USARMY CESAM (USA)" w:date="2026-01-14T12:56:00Z" w16du:dateUtc="2026-01-14T18:56:00Z">
        <w:r w:rsidR="00212E54" w:rsidRPr="00383BCE">
          <w:t xml:space="preserve">and recent archival research on the pre-dam ichthyofauna </w:t>
        </w:r>
      </w:ins>
      <w:customXmlInsRangeStart w:id="1749" w:author="Rickey, Terry W (TJ) JR CIV USARMY CESAM (USA)" w:date="2026-01-14T13:02:00Z"/>
      <w:sdt>
        <w:sdtPr>
          <w:id w:val="1219172778"/>
          <w:citation/>
        </w:sdtPr>
        <w:sdtEndPr/>
        <w:sdtContent>
          <w:customXmlInsRangeEnd w:id="1749"/>
          <w:ins w:id="1750" w:author="Rickey, Terry W (TJ) JR CIV USARMY CESAM (USA)" w:date="2026-01-14T13:02:00Z" w16du:dateUtc="2026-01-14T19:02:00Z">
            <w:r w:rsidR="001E6FE0">
              <w:fldChar w:fldCharType="begin"/>
            </w:r>
          </w:ins>
          <w:ins w:id="1751" w:author="Rickey, Terry W (TJ) JR CIV USARMY CESAM (USA)" w:date="2026-01-14T13:07:00Z" w16du:dateUtc="2026-01-14T19:07:00Z">
            <w:r w:rsidR="00884362">
              <w:instrText xml:space="preserve">CITATION Hen24 \l 1033 </w:instrText>
            </w:r>
          </w:ins>
          <w:r w:rsidR="001E6FE0">
            <w:fldChar w:fldCharType="separate"/>
          </w:r>
          <w:r w:rsidR="002914E0">
            <w:rPr>
              <w:noProof/>
            </w:rPr>
            <w:t>(Hershey , Wright, Williams, O'Neil, &amp; DeVries, 2024)</w:t>
          </w:r>
          <w:ins w:id="1752" w:author="Rickey, Terry W (TJ) JR CIV USARMY CESAM (USA)" w:date="2026-01-14T13:02:00Z" w16du:dateUtc="2026-01-14T19:02:00Z">
            <w:r w:rsidR="001E6FE0">
              <w:fldChar w:fldCharType="end"/>
            </w:r>
          </w:ins>
          <w:customXmlInsRangeStart w:id="1753" w:author="Rickey, Terry W (TJ) JR CIV USARMY CESAM (USA)" w:date="2026-01-14T13:02:00Z"/>
        </w:sdtContent>
      </w:sdt>
      <w:customXmlInsRangeEnd w:id="1753"/>
      <w:ins w:id="1754" w:author="Rickey, Terry W (TJ) JR CIV USARMY CESAM (USA)" w:date="2026-01-14T12:56:00Z" w16du:dateUtc="2026-01-14T18:56:00Z">
        <w:r w:rsidR="00212E54" w:rsidRPr="00383BCE">
          <w:t>, we can construct a comparative analysis that reveals the fundamental shifts in the river's community structure. This diachronic comparison illustrates a clear ecological trajectory from an open, lotic system to a regulated, fragmented one.</w:t>
        </w:r>
      </w:ins>
    </w:p>
    <w:p w14:paraId="3B7B0478" w14:textId="77777777" w:rsidR="00212E54" w:rsidRPr="00EA507B" w:rsidRDefault="00212E54" w:rsidP="00212E54">
      <w:pPr>
        <w:pStyle w:val="Heading3"/>
        <w:rPr>
          <w:ins w:id="1755" w:author="Rickey, Terry W (TJ) JR CIV USARMY CESAM (USA)" w:date="2026-01-14T12:56:00Z" w16du:dateUtc="2026-01-14T18:56:00Z"/>
          <w:b/>
          <w:bCs/>
        </w:rPr>
      </w:pPr>
      <w:ins w:id="1756" w:author="Rickey, Terry W (TJ) JR CIV USARMY CESAM (USA)" w:date="2026-01-14T12:56:00Z" w16du:dateUtc="2026-01-14T18:56:00Z">
        <w:r w:rsidRPr="00EA507B">
          <w:t>Shift in Community Structure and Dominance</w:t>
        </w:r>
      </w:ins>
    </w:p>
    <w:p w14:paraId="79674695" w14:textId="77777777" w:rsidR="00212E54" w:rsidRPr="00EA507B" w:rsidRDefault="00212E54" w:rsidP="00212E54">
      <w:pPr>
        <w:rPr>
          <w:ins w:id="1757" w:author="Rickey, Terry W (TJ) JR CIV USARMY CESAM (USA)" w:date="2026-01-14T12:56:00Z" w16du:dateUtc="2026-01-14T18:56:00Z"/>
        </w:rPr>
      </w:pPr>
      <w:ins w:id="1758" w:author="Rickey, Terry W (TJ) JR CIV USARMY CESAM (USA)" w:date="2026-01-14T12:56:00Z" w16du:dateUtc="2026-01-14T18:56:00Z">
        <w:r w:rsidRPr="00EA507B">
          <w:t>The pre-impoundment Alabama River functioned as an open migratory corridor where the fish assemblage was structured around species adapted to a dynamic, flowing-water environment. Historical accounts describe massive, seasonal "runs" dominated by large-bodied, potamodromous species, including sturgeon (</w:t>
        </w:r>
        <w:r w:rsidRPr="00EA507B">
          <w:rPr>
            <w:i/>
            <w:iCs/>
          </w:rPr>
          <w:t>Acipenser</w:t>
        </w:r>
        <w:r w:rsidRPr="00EA507B">
          <w:t>, </w:t>
        </w:r>
        <w:r w:rsidRPr="00EA507B">
          <w:rPr>
            <w:i/>
            <w:iCs/>
          </w:rPr>
          <w:t>Scaphirhynchus</w:t>
        </w:r>
        <w:r w:rsidRPr="00EA507B">
          <w:t>), shad (</w:t>
        </w:r>
        <w:r w:rsidRPr="00EA507B">
          <w:rPr>
            <w:i/>
            <w:iCs/>
          </w:rPr>
          <w:t>Alosa</w:t>
        </w:r>
        <w:r w:rsidRPr="00EA507B">
          <w:t>), and large catostomids (</w:t>
        </w:r>
        <w:r w:rsidRPr="00EA507B">
          <w:rPr>
            <w:i/>
            <w:iCs/>
          </w:rPr>
          <w:t>Ictiobus</w:t>
        </w:r>
        <w:r w:rsidRPr="00EA507B">
          <w:t>, </w:t>
        </w:r>
        <w:r w:rsidRPr="00EA507B">
          <w:rPr>
            <w:i/>
            <w:iCs/>
          </w:rPr>
          <w:t>Moxostoma</w:t>
        </w:r>
        <w:r w:rsidRPr="00EA507B">
          <w:t>), which were keystone components of the ecosystem and supported significant commercial fisheries.</w:t>
        </w:r>
      </w:ins>
    </w:p>
    <w:p w14:paraId="0A0BBDEA" w14:textId="77777777" w:rsidR="00212E54" w:rsidRPr="00EA507B" w:rsidRDefault="00212E54" w:rsidP="00212E54">
      <w:pPr>
        <w:rPr>
          <w:ins w:id="1759" w:author="Rickey, Terry W (TJ) JR CIV USARMY CESAM (USA)" w:date="2026-01-14T12:56:00Z" w16du:dateUtc="2026-01-14T18:56:00Z"/>
        </w:rPr>
      </w:pPr>
      <w:ins w:id="1760" w:author="Rickey, Terry W (TJ) JR CIV USARMY CESAM (USA)" w:date="2026-01-14T12:56:00Z" w16du:dateUtc="2026-01-14T18:56:00Z">
        <w:r w:rsidRPr="00EA507B">
          <w:lastRenderedPageBreak/>
          <w:t>The current state, as quantified by the FY23 baseline data, is that of a series of semi-permeable filters that have precipitated a fundamental shift in community dominance. The impounded reaches are now numerically dominated by lentic-adapted generalist species. The hyper-abundance of individuals (N=25,411) observed in the Claiborne Pool is a classic signature of this impoundment effect, driven by the proliferation of a few highly successful, small-bodied forage species, with the Silverside Shiner (</w:t>
        </w:r>
        <w:r w:rsidRPr="00EA507B">
          <w:rPr>
            <w:i/>
            <w:iCs/>
          </w:rPr>
          <w:t>Notropis candidus</w:t>
        </w:r>
        <w:r w:rsidRPr="00EA507B">
          <w:t>) being a primary example. This represents a shift from a system historically defined by large-bodied migrants to one now numerically dominated by small, ubiquitous generalists in its altered sections.</w:t>
        </w:r>
      </w:ins>
    </w:p>
    <w:p w14:paraId="7F81702D" w14:textId="77777777" w:rsidR="00212E54" w:rsidRPr="00EA507B" w:rsidRDefault="00212E54" w:rsidP="00212E54">
      <w:pPr>
        <w:pStyle w:val="Heading3"/>
        <w:rPr>
          <w:ins w:id="1761" w:author="Rickey, Terry W (TJ) JR CIV USARMY CESAM (USA)" w:date="2026-01-14T12:56:00Z" w16du:dateUtc="2026-01-14T18:56:00Z"/>
          <w:b/>
          <w:bCs/>
        </w:rPr>
      </w:pPr>
      <w:ins w:id="1762" w:author="Rickey, Terry W (TJ) JR CIV USARMY CESAM (USA)" w:date="2026-01-14T12:56:00Z" w16du:dateUtc="2026-01-14T18:56:00Z">
        <w:r w:rsidRPr="00EA507B">
          <w:t>Truncation of Fluvial Specialist Distribution</w:t>
        </w:r>
      </w:ins>
    </w:p>
    <w:p w14:paraId="23B97B11" w14:textId="77777777" w:rsidR="00212E54" w:rsidRPr="00EA507B" w:rsidRDefault="00212E54" w:rsidP="00212E54">
      <w:pPr>
        <w:rPr>
          <w:ins w:id="1763" w:author="Rickey, Terry W (TJ) JR CIV USARMY CESAM (USA)" w:date="2026-01-14T12:56:00Z" w16du:dateUtc="2026-01-14T18:56:00Z"/>
        </w:rPr>
      </w:pPr>
      <w:ins w:id="1764" w:author="Rickey, Terry W (TJ) JR CIV USARMY CESAM (USA)" w:date="2026-01-14T12:56:00Z" w16du:dateUtc="2026-01-14T18:56:00Z">
        <w:r w:rsidRPr="00EA507B">
          <w:t>The most direct and quantifiable impact of the dams has been on the distribution of fluvial specialist species.</w:t>
        </w:r>
      </w:ins>
    </w:p>
    <w:p w14:paraId="1DB2F373" w14:textId="77777777" w:rsidR="00212E54" w:rsidRPr="00EA507B" w:rsidRDefault="00212E54" w:rsidP="00212E54">
      <w:pPr>
        <w:rPr>
          <w:ins w:id="1765" w:author="Rickey, Terry W (TJ) JR CIV USARMY CESAM (USA)" w:date="2026-01-14T12:56:00Z" w16du:dateUtc="2026-01-14T18:56:00Z"/>
        </w:rPr>
      </w:pPr>
      <w:ins w:id="1766" w:author="Rickey, Terry W (TJ) JR CIV USARMY CESAM (USA)" w:date="2026-01-14T12:56:00Z" w16du:dateUtc="2026-01-14T18:56:00Z">
        <w:r w:rsidRPr="00EA507B">
          <w:t>Obligate Migrants: Species described by Mettee et al. as requiring extensive, free-flowing river habitats for life cycle completion are now largely confined to the unimpounded reach below Claiborne Dam. Our FY23 survey data confirms this, with species such as the Blue Sucker (</w:t>
        </w:r>
        <w:r w:rsidRPr="00EA507B">
          <w:rPr>
            <w:i/>
            <w:iCs/>
          </w:rPr>
          <w:t>Cycleptus elongatus</w:t>
        </w:r>
        <w:r w:rsidRPr="00EA507B">
          <w:t>) and River Redhorse (</w:t>
        </w:r>
        <w:r w:rsidRPr="00EA507B">
          <w:rPr>
            <w:i/>
            <w:iCs/>
          </w:rPr>
          <w:t>Moxostoma carinatum</w:t>
        </w:r>
        <w:r w:rsidRPr="00EA507B">
          <w:t>) being detected </w:t>
        </w:r>
        <w:r w:rsidRPr="00EA507B">
          <w:rPr>
            <w:i/>
            <w:iCs/>
          </w:rPr>
          <w:t>only</w:t>
        </w:r>
        <w:r w:rsidRPr="00EA507B">
          <w:t> in this downstream reach. Their absence from the upstream impoundments provides direct empirical evidence that the dams act as significant barriers to their dispersal.</w:t>
        </w:r>
      </w:ins>
    </w:p>
    <w:p w14:paraId="7532460F" w14:textId="77777777" w:rsidR="00212E54" w:rsidRDefault="00212E54" w:rsidP="00212E54">
      <w:pPr>
        <w:rPr>
          <w:ins w:id="1767" w:author="Rickey, Terry W (TJ) JR CIV USARMY CESAM (USA)" w:date="2026-01-14T12:56:00Z" w16du:dateUtc="2026-01-14T18:56:00Z"/>
        </w:rPr>
      </w:pPr>
      <w:ins w:id="1768" w:author="Rickey, Terry W (TJ) JR CIV USARMY CESAM (USA)" w:date="2026-01-14T12:56:00Z" w16du:dateUtc="2026-01-14T18:56:00Z">
        <w:r w:rsidRPr="00EA507B">
          <w:t>Benthic Specialists: The status of rare, benthic specialists serves as a critical indicator of habitat integrity. While historical distributions were likely widespread, Mettee et al. noted their severe fragmentation post-impoundment. Our targeted trawling confirmed the presence of the Mobile Chub (</w:t>
        </w:r>
        <w:r w:rsidRPr="00EA507B">
          <w:rPr>
            <w:i/>
            <w:iCs/>
          </w:rPr>
          <w:t>Macrhybopsis sp.</w:t>
        </w:r>
        <w:r w:rsidRPr="00EA507B">
          <w:t>) only in the downstream reach. However, the detection of a relict population of the Crystal Darter (</w:t>
        </w:r>
        <w:r w:rsidRPr="00EA507B">
          <w:rPr>
            <w:i/>
            <w:iCs/>
          </w:rPr>
          <w:t>Crystallaria asprella</w:t>
        </w:r>
        <w:r w:rsidRPr="00EA507B">
          <w:t>) within the Claiborne Pool is a significant finding. It indicates that pockets of functional, clean-substrate habitat persist even within the impounded zone, though this population is likely isolated from its downstream counterpart and any potential upstream habitats.</w:t>
        </w:r>
      </w:ins>
    </w:p>
    <w:p w14:paraId="24B6B200" w14:textId="77777777" w:rsidR="00212E54" w:rsidRPr="00D75B9C" w:rsidRDefault="00212E54" w:rsidP="00212E54">
      <w:pPr>
        <w:pStyle w:val="Heading3"/>
        <w:rPr>
          <w:ins w:id="1769" w:author="Rickey, Terry W (TJ) JR CIV USARMY CESAM (USA)" w:date="2026-01-14T12:56:00Z" w16du:dateUtc="2026-01-14T18:56:00Z"/>
          <w:b/>
          <w:bCs/>
        </w:rPr>
      </w:pPr>
      <w:ins w:id="1770" w:author="Rickey, Terry W (TJ) JR CIV USARMY CESAM (USA)" w:date="2026-01-14T12:56:00Z" w16du:dateUtc="2026-01-14T18:56:00Z">
        <w:r w:rsidRPr="00D75B9C">
          <w:t>Functional Extirpation of Keystone Species</w:t>
        </w:r>
      </w:ins>
    </w:p>
    <w:p w14:paraId="0FD769EB" w14:textId="77777777" w:rsidR="00212E54" w:rsidRDefault="00212E54" w:rsidP="00212E54">
      <w:pPr>
        <w:rPr>
          <w:ins w:id="1771" w:author="Rickey, Terry W (TJ) JR CIV USARMY CESAM (USA)" w:date="2026-01-14T12:56:00Z" w16du:dateUtc="2026-01-14T18:56:00Z"/>
        </w:rPr>
      </w:pPr>
      <w:ins w:id="1772" w:author="Rickey, Terry W (TJ) JR CIV USARMY CESAM (USA)" w:date="2026-01-14T12:56:00Z" w16du:dateUtc="2026-01-14T18:56:00Z">
        <w:r w:rsidRPr="00D75B9C">
          <w:t>The comparison for sturgeon is particularly stark. Described by Hershey et al. as a cornerstone of pre-dam commercial fisheries far upstream, their populations were noted as "decimated" by Mettee et al. following dam construction. The non-detection of any sturgeon species in our comprehensive, multi-gear 2023 survey, despite methods capable of capturing them, provides strong evidence that they are functionally extirpated from the study area above the lowermost reach, their long-distance migrations having been blocked for over 50 years.</w:t>
        </w:r>
      </w:ins>
    </w:p>
    <w:p w14:paraId="56070D86" w14:textId="77777777" w:rsidR="00212E54" w:rsidRPr="00212E54" w:rsidRDefault="00212E54" w:rsidP="00212E54">
      <w:pPr>
        <w:pStyle w:val="Heading3"/>
        <w:rPr>
          <w:ins w:id="1773" w:author="Rickey, Terry W (TJ) JR CIV USARMY CESAM (USA)" w:date="2026-01-14T12:56:00Z" w16du:dateUtc="2026-01-14T18:56:00Z"/>
          <w:b/>
          <w:bCs/>
        </w:rPr>
      </w:pPr>
      <w:ins w:id="1774" w:author="Rickey, Terry W (TJ) JR CIV USARMY CESAM (USA)" w:date="2026-01-14T12:56:00Z" w16du:dateUtc="2026-01-14T18:56:00Z">
        <w:r w:rsidRPr="00212E54">
          <w:t>Synthesis</w:t>
        </w:r>
      </w:ins>
    </w:p>
    <w:p w14:paraId="679EAD83" w14:textId="77777777" w:rsidR="00212E54" w:rsidRPr="0051376F" w:rsidRDefault="00212E54" w:rsidP="00212E54">
      <w:pPr>
        <w:rPr>
          <w:ins w:id="1775" w:author="Rickey, Terry W (TJ) JR CIV USARMY CESAM (USA)" w:date="2026-01-14T12:56:00Z" w16du:dateUtc="2026-01-14T18:56:00Z"/>
        </w:rPr>
      </w:pPr>
      <w:ins w:id="1776" w:author="Rickey, Terry W (TJ) JR CIV USARMY CESAM (USA)" w:date="2026-01-14T12:56:00Z" w16du:dateUtc="2026-01-14T18:56:00Z">
        <w:r w:rsidRPr="00212E54">
          <w:t>This comparative analysis demonstrates that the current fish community of the Alabama River is a direct product of the ecological "filter effect" imposed by the dams. The system has shifted from one defined by the widespread movement of large-bodied, potamodromous species to one characterized by fragmented populations and the numerical dominance of lentic-adapted generalists in its impounded sections. The SRP's subsequent investigations into fish passage are therefore not aimed at creating an artificial process, but at restoring a vestige of the river's historical, natural function by providing a pathway for the remnant specialist and migratory guilds to bypass these long-standing barriers.</w:t>
        </w:r>
      </w:ins>
    </w:p>
    <w:p w14:paraId="4B07356A" w14:textId="77777777" w:rsidR="00212E54" w:rsidRPr="00212E54" w:rsidRDefault="00212E54">
      <w:pPr>
        <w:rPr>
          <w:ins w:id="1777" w:author="Rickey, Terry W (TJ) JR CIV USARMY CESAM (USA)" w:date="2026-01-14T08:00:00Z" w16du:dateUtc="2026-01-14T14:00:00Z"/>
        </w:rPr>
        <w:pPrChange w:id="1778" w:author="Rickey, Terry W (TJ) JR CIV USARMY CESAM (USA)" w:date="2026-01-14T12:56:00Z" w16du:dateUtc="2026-01-14T18:56:00Z">
          <w:pPr>
            <w:pStyle w:val="Heading1"/>
          </w:pPr>
        </w:pPrChange>
      </w:pPr>
    </w:p>
    <w:p w14:paraId="02EFC174" w14:textId="77777777" w:rsidR="001626FE" w:rsidRPr="001626FE" w:rsidRDefault="001626FE">
      <w:pPr>
        <w:pStyle w:val="Heading2"/>
        <w:rPr>
          <w:ins w:id="1779" w:author="Rickey, Terry W (TJ) JR CIV USARMY CESAM (USA)" w:date="2026-01-14T08:00:00Z" w16du:dateUtc="2026-01-14T14:00:00Z"/>
          <w:rFonts w:eastAsiaTheme="minorHAnsi"/>
        </w:rPr>
        <w:pPrChange w:id="1780" w:author="Rickey, Terry W (TJ) JR CIV USARMY CESAM (USA)" w:date="2026-01-14T08:52:00Z" w16du:dateUtc="2026-01-14T14:52:00Z">
          <w:pPr>
            <w:pStyle w:val="Heading1"/>
          </w:pPr>
        </w:pPrChange>
      </w:pPr>
      <w:bookmarkStart w:id="1781" w:name="_Toc219287609"/>
      <w:ins w:id="1782" w:author="Rickey, Terry W (TJ) JR CIV USARMY CESAM (USA)" w:date="2026-01-14T08:00:00Z" w16du:dateUtc="2026-01-14T14:00:00Z">
        <w:r w:rsidRPr="001626FE">
          <w:rPr>
            <w:rFonts w:eastAsiaTheme="minorHAnsi"/>
          </w:rPr>
          <w:lastRenderedPageBreak/>
          <w:t>Future Application of this Baseline Analysis</w:t>
        </w:r>
        <w:bookmarkEnd w:id="1781"/>
      </w:ins>
    </w:p>
    <w:p w14:paraId="1B96B89C" w14:textId="7E51014E" w:rsidR="008F1B1D" w:rsidRDefault="008F1B1D">
      <w:pPr>
        <w:rPr>
          <w:ins w:id="1783" w:author="Rickey, Terry W (TJ) JR CIV USARMY CESAM (USA)" w:date="2026-01-14T12:23:00Z" w16du:dateUtc="2026-01-14T18:23:00Z"/>
        </w:rPr>
        <w:pPrChange w:id="1784" w:author="Rickey, Terry W (TJ) JR CIV USARMY CESAM (USA)" w:date="2026-01-14T12:30:00Z" w16du:dateUtc="2026-01-14T18:30:00Z">
          <w:pPr>
            <w:pStyle w:val="Heading2"/>
          </w:pPr>
        </w:pPrChange>
      </w:pPr>
      <w:ins w:id="1785" w:author="Rickey, Terry W (TJ) JR CIV USARMY CESAM (USA)" w:date="2026-01-14T11:03:00Z" w16du:dateUtc="2026-01-14T17:03:00Z">
        <w:r w:rsidRPr="008F1B1D">
          <w:t>The quantitative biodiversity analysis performed in this FY23 study is not merely a static, descriptive endpoint; it is the foundational quantitative benchmark that enables and validates all subsequent and future restoration efforts on the Alabama River. Its primary utility is as a permanent, scientifically-defensible baseline representing the "before" state of the fragmented system, against which the efficacy of any management intervention can be rigorously measured.</w:t>
        </w:r>
      </w:ins>
    </w:p>
    <w:p w14:paraId="669488DB" w14:textId="77777777" w:rsidR="00D9530A" w:rsidRDefault="00D9530A" w:rsidP="008F1B1D">
      <w:pPr>
        <w:pStyle w:val="Heading2"/>
        <w:rPr>
          <w:ins w:id="1786" w:author="Rickey, Terry W (TJ) JR CIV USARMY CESAM (USA)" w:date="2026-01-14T12:24:00Z" w16du:dateUtc="2026-01-14T18:24:00Z"/>
          <w:rFonts w:asciiTheme="minorHAnsi" w:eastAsiaTheme="minorHAnsi" w:hAnsiTheme="minorHAnsi" w:cstheme="minorBidi"/>
          <w:color w:val="auto"/>
          <w:sz w:val="22"/>
          <w:szCs w:val="22"/>
        </w:rPr>
      </w:pPr>
    </w:p>
    <w:p w14:paraId="0034FBE3" w14:textId="331FD0A8" w:rsidR="008F1B1D" w:rsidRPr="008F1B1D" w:rsidRDefault="008F1B1D">
      <w:pPr>
        <w:rPr>
          <w:ins w:id="1787" w:author="Rickey, Terry W (TJ) JR CIV USARMY CESAM (USA)" w:date="2026-01-14T11:03:00Z" w16du:dateUtc="2026-01-14T17:03:00Z"/>
        </w:rPr>
        <w:pPrChange w:id="1788" w:author="Rickey, Terry W (TJ) JR CIV USARMY CESAM (USA)" w:date="2026-01-14T12:59:00Z" w16du:dateUtc="2026-01-14T18:59:00Z">
          <w:pPr>
            <w:pStyle w:val="Heading2"/>
          </w:pPr>
        </w:pPrChange>
      </w:pPr>
      <w:bookmarkStart w:id="1789" w:name="_Toc219287610"/>
      <w:ins w:id="1790" w:author="Rickey, Terry W (TJ) JR CIV USARMY CESAM (USA)" w:date="2026-01-14T11:03:00Z" w16du:dateUtc="2026-01-14T17:03:00Z">
        <w:r w:rsidRPr="008F1B1D">
          <w:t>The applications of this baseline are threefold:</w:t>
        </w:r>
        <w:bookmarkEnd w:id="1789"/>
      </w:ins>
    </w:p>
    <w:p w14:paraId="0BAFE452" w14:textId="77777777" w:rsidR="008F1B1D" w:rsidRPr="008F1B1D" w:rsidRDefault="008F1B1D">
      <w:pPr>
        <w:rPr>
          <w:ins w:id="1791" w:author="Rickey, Terry W (TJ) JR CIV USARMY CESAM (USA)" w:date="2026-01-14T11:03:00Z" w16du:dateUtc="2026-01-14T17:03:00Z"/>
        </w:rPr>
        <w:pPrChange w:id="1792" w:author="Rickey, Terry W (TJ) JR CIV USARMY CESAM (USA)" w:date="2026-01-14T12:23:00Z" w16du:dateUtc="2026-01-14T18:23:00Z">
          <w:pPr>
            <w:pStyle w:val="Heading2"/>
          </w:pPr>
        </w:pPrChange>
      </w:pPr>
    </w:p>
    <w:p w14:paraId="4F9F614D" w14:textId="5D20C4DA" w:rsidR="008F1B1D" w:rsidRPr="008F1B1D" w:rsidRDefault="008F1B1D">
      <w:pPr>
        <w:pStyle w:val="ListParagraph"/>
        <w:numPr>
          <w:ilvl w:val="0"/>
          <w:numId w:val="20"/>
        </w:numPr>
        <w:rPr>
          <w:ins w:id="1793" w:author="Rickey, Terry W (TJ) JR CIV USARMY CESAM (USA)" w:date="2026-01-14T11:03:00Z" w16du:dateUtc="2026-01-14T17:03:00Z"/>
        </w:rPr>
        <w:pPrChange w:id="1794" w:author="Rickey, Terry W (TJ) JR CIV USARMY CESAM (USA)" w:date="2026-01-14T12:24:00Z" w16du:dateUtc="2026-01-14T18:24:00Z">
          <w:pPr>
            <w:pStyle w:val="Heading2"/>
          </w:pPr>
        </w:pPrChange>
      </w:pPr>
      <w:ins w:id="1795" w:author="Rickey, Terry W (TJ) JR CIV USARMY CESAM (USA)" w:date="2026-01-14T11:03:00Z" w16du:dateUtc="2026-01-14T17:03:00Z">
        <w:r w:rsidRPr="008F1B1D">
          <w:t>Providing a Statistical Basis for Measuring Success: The calculated diversity indices (Shannon 'H' and Simpson's 'D') and species richness (S) values for each river reach serve as the control data in a long-term ecological experiment. Following the implementation of management actions, such as the event-based conservation lockages investigated in FY24/25, these same river reaches can be resampled using the same multi-gear methodology. A statistically significant increase in the species richness and Shannon Index in the impounded reaches, particularly the "Upstream of Millers Ferry" section, would provide quantitative proof that the program is successfully restoring ecological connectivity.</w:t>
        </w:r>
      </w:ins>
    </w:p>
    <w:p w14:paraId="37ADB50A" w14:textId="33BBF747" w:rsidR="008F1B1D" w:rsidRDefault="008F1B1D">
      <w:pPr>
        <w:pStyle w:val="ListParagraph"/>
        <w:numPr>
          <w:ilvl w:val="0"/>
          <w:numId w:val="20"/>
        </w:numPr>
        <w:rPr>
          <w:ins w:id="1796" w:author="Rickey, Terry W (TJ) JR CIV USARMY CESAM (USA)" w:date="2026-01-14T11:04:00Z" w16du:dateUtc="2026-01-14T17:04:00Z"/>
        </w:rPr>
        <w:pPrChange w:id="1797" w:author="Rickey, Terry W (TJ) JR CIV USARMY CESAM (USA)" w:date="2026-01-14T12:24:00Z" w16du:dateUtc="2026-01-14T18:24:00Z">
          <w:pPr>
            <w:pStyle w:val="Heading2"/>
          </w:pPr>
        </w:pPrChange>
      </w:pPr>
      <w:ins w:id="1798" w:author="Rickey, Terry W (TJ) JR CIV USARMY CESAM (USA)" w:date="2026-01-14T11:03:00Z" w16du:dateUtc="2026-01-14T17:03:00Z">
        <w:r w:rsidRPr="008F1B1D">
          <w:t>Moving Beyond Simple Passage to Ecological Recovery: This baseline allows for a more sophisticated definition of success. Instead of simply counting the number of fish passed through a lock, success can be measured as a functional improvement in the upstream ecosystem. The analysis allows us to ask more meaningful questions: Are fluvial specialists re-colonizing the impounded reaches? Is the hyper-dominance of forage species in the Claiborne Pool being tempered by the reintroduction of migratory predators? This allows us to move beyond measuring an action (passage) and toward measuring the desired outcome (true ecological recovery).</w:t>
        </w:r>
      </w:ins>
    </w:p>
    <w:p w14:paraId="556E29A0" w14:textId="1795B619" w:rsidR="00A31FF2" w:rsidDel="00D960F8" w:rsidRDefault="008F1B1D">
      <w:pPr>
        <w:pStyle w:val="ListParagraph"/>
        <w:numPr>
          <w:ilvl w:val="0"/>
          <w:numId w:val="20"/>
        </w:numPr>
        <w:rPr>
          <w:del w:id="1799" w:author="Rickey, Terry W (TJ) JR CIV USARMY CESAM (USA)" w:date="2026-01-07T14:39:00Z" w16du:dateUtc="2026-01-07T20:39:00Z"/>
        </w:rPr>
      </w:pPr>
      <w:ins w:id="1800" w:author="Rickey, Terry W (TJ) JR CIV USARMY CESAM (USA)" w:date="2026-01-14T11:03:00Z" w16du:dateUtc="2026-01-14T17:03:00Z">
        <w:r w:rsidRPr="008F1B1D">
          <w:t>Informing an Adaptive Management Framework: This dataset is the engine for adaptive management. If future monitoring reveals that only certain species or guilds are successfully moving upstream, the baseline data allows us to identify which groups are being left behind. This provides the feedback loop necessary to refine the management strategy. For example, if darters and other benthic species show no improvement upstream, it may indicate a need for habitat restoration in the impoundments in addition to passage, a conclusion only possible with a comprehensive baseline.</w:t>
        </w:r>
      </w:ins>
      <w:del w:id="1801" w:author="Rickey, Terry W (TJ) JR CIV USARMY CESAM (USA)" w:date="2026-01-07T14:39:00Z" w16du:dateUtc="2026-01-07T20:39:00Z">
        <w:r w:rsidR="00A31FF2" w:rsidRPr="00D9530A" w:rsidDel="00464924">
          <w:rPr>
            <w:rFonts w:eastAsia="Times New Roman"/>
          </w:rPr>
          <w:delText xml:space="preserve">On the Alabama River the team completed the </w:delText>
        </w:r>
        <w:r w:rsidR="007F295A" w:rsidRPr="00D9530A" w:rsidDel="00464924">
          <w:rPr>
            <w:rFonts w:eastAsia="Times New Roman"/>
          </w:rPr>
          <w:delText>f</w:delText>
        </w:r>
        <w:r w:rsidR="00A31FF2" w:rsidRPr="00D9530A" w:rsidDel="00464924">
          <w:rPr>
            <w:rFonts w:eastAsia="Times New Roman"/>
          </w:rPr>
          <w:delText xml:space="preserve">all trawl sampling period during two weeks in November. Using a river trawl over </w:delText>
        </w:r>
        <w:r w:rsidR="0020161D" w:rsidRPr="00D9530A" w:rsidDel="00464924">
          <w:rPr>
            <w:rFonts w:eastAsia="Times New Roman"/>
          </w:rPr>
          <w:delText>inundated</w:delText>
        </w:r>
        <w:r w:rsidR="00A31FF2" w:rsidRPr="00D9530A" w:rsidDel="00464924">
          <w:rPr>
            <w:rFonts w:eastAsia="Times New Roman"/>
          </w:rPr>
          <w:delText xml:space="preserve"> gravel bars</w:delText>
        </w:r>
        <w:r w:rsidR="0020161D" w:rsidRPr="00D9530A" w:rsidDel="00464924">
          <w:rPr>
            <w:rFonts w:eastAsia="Times New Roman"/>
          </w:rPr>
          <w:delText xml:space="preserve">, </w:delText>
        </w:r>
        <w:r w:rsidR="00A31FF2" w:rsidRPr="00D9530A" w:rsidDel="00464924">
          <w:rPr>
            <w:rFonts w:eastAsia="Times New Roman"/>
          </w:rPr>
          <w:delText xml:space="preserve">the team was able to document the presence in the main channel of the Alabama River of a few species that have not been found in any significant numbers since completion of the Alabama River project in the 1960s. Two species in particular, the Crystal Darter and Mobile Chub, were found at several sampling locations in the study area indicating that the </w:delText>
        </w:r>
        <w:r w:rsidR="007F295A" w:rsidRPr="00D9530A" w:rsidDel="00464924">
          <w:rPr>
            <w:rFonts w:eastAsia="Times New Roman"/>
          </w:rPr>
          <w:delText>submerged</w:delText>
        </w:r>
        <w:r w:rsidR="00A31FF2" w:rsidRPr="00D9530A" w:rsidDel="00464924">
          <w:rPr>
            <w:rFonts w:eastAsia="Times New Roman"/>
          </w:rPr>
          <w:delText xml:space="preserve"> gravel bar habitats are still supportive of some species </w:delText>
        </w:r>
        <w:r w:rsidR="006473D0" w:rsidRPr="00D9530A" w:rsidDel="00464924">
          <w:rPr>
            <w:rFonts w:eastAsia="Times New Roman"/>
          </w:rPr>
          <w:delText xml:space="preserve">linked with </w:delText>
        </w:r>
        <w:r w:rsidR="00A31FF2" w:rsidRPr="00D9530A" w:rsidDel="00464924">
          <w:rPr>
            <w:rFonts w:eastAsia="Times New Roman"/>
          </w:rPr>
          <w:delText xml:space="preserve">this habitat type. </w:delText>
        </w:r>
        <w:bookmarkEnd w:id="1445"/>
        <w:r w:rsidR="00FC338D" w:rsidRPr="00D9530A" w:rsidDel="00464924">
          <w:rPr>
            <w:rFonts w:eastAsia="Times New Roman"/>
          </w:rPr>
          <w:delText xml:space="preserve">There was a marked difference in biodiversity </w:delText>
        </w:r>
        <w:r w:rsidR="00826A6B" w:rsidRPr="00D9530A" w:rsidDel="00464924">
          <w:rPr>
            <w:rFonts w:eastAsia="Times New Roman"/>
          </w:rPr>
          <w:delText xml:space="preserve">between each waterbody (below Claiborne, Claiborne Pool, Millers Ferry Pool) which </w:delText>
        </w:r>
        <w:r w:rsidR="00C95CD0" w:rsidRPr="00D9530A" w:rsidDel="00464924">
          <w:rPr>
            <w:rFonts w:eastAsia="Times New Roman"/>
          </w:rPr>
          <w:delText xml:space="preserve">indicates </w:delText>
        </w:r>
        <w:r w:rsidR="00826A6B" w:rsidRPr="00D9530A" w:rsidDel="00464924">
          <w:rPr>
            <w:rFonts w:eastAsia="Times New Roman"/>
          </w:rPr>
          <w:delText xml:space="preserve">that the dams create a barrier to the passage </w:delText>
        </w:r>
        <w:r w:rsidR="005E72CB" w:rsidRPr="00D9530A" w:rsidDel="00464924">
          <w:rPr>
            <w:rFonts w:eastAsia="Times New Roman"/>
          </w:rPr>
          <w:delText xml:space="preserve">of different fishes. </w:delText>
        </w:r>
        <w:r w:rsidR="00EF05B6" w:rsidRPr="00D9530A" w:rsidDel="00464924">
          <w:rPr>
            <w:rFonts w:eastAsia="Times New Roman"/>
          </w:rPr>
          <w:delText xml:space="preserve"> Trawling in different seasons over the historical gravel bar shoals will help to better discern these preliminary observations.</w:delText>
        </w:r>
        <w:r w:rsidR="008D08D6" w:rsidRPr="00D9530A" w:rsidDel="00464924">
          <w:rPr>
            <w:rFonts w:eastAsia="Times New Roman"/>
          </w:rPr>
          <w:delText xml:space="preserve"> The data reveals a marked difference in biodiversity between the three </w:delText>
        </w:r>
        <w:r w:rsidR="008D08D6" w:rsidRPr="00D9530A" w:rsidDel="00464924">
          <w:rPr>
            <w:rFonts w:eastAsia="Times New Roman"/>
          </w:rPr>
          <w:lastRenderedPageBreak/>
          <w:delText xml:space="preserve">locations, which is quantitatively demonstrated by the Shannon and Simpson's diversity indices. The section Upstream of Millers Ferry L&amp;D, despite having the fewest individuals, exhibited the highest biodiversity (H = 2.27, D = 0.85), indicating a relatively balanced ecosystem. In stark contrast, the impoundment </w:delText>
        </w:r>
      </w:del>
      <w:ins w:id="1802" w:author="Richter, Lane A CIV USARMY CEMVP (USA) [2]" w:date="2026-01-07T12:49:00Z" w16du:dateUtc="2026-01-07T18:49:00Z">
        <w:del w:id="1803" w:author="Rickey, Terry W (TJ) JR CIV USARMY CESAM (USA)" w:date="2026-01-07T14:39:00Z" w16du:dateUtc="2026-01-07T20:39:00Z">
          <w:r w:rsidR="001F265F" w:rsidRPr="00D9530A" w:rsidDel="00464924">
            <w:rPr>
              <w:rFonts w:eastAsia="Times New Roman"/>
            </w:rPr>
            <w:delText>b</w:delText>
          </w:r>
        </w:del>
      </w:ins>
      <w:del w:id="1804" w:author="Rickey, Terry W (TJ) JR CIV USARMY CESAM (USA)" w:date="2026-01-07T14:39:00Z" w16du:dateUtc="2026-01-07T20:39:00Z">
        <w:r w:rsidR="008D08D6" w:rsidRPr="00D9530A" w:rsidDel="00464924">
          <w:rPr>
            <w:rFonts w:eastAsia="Times New Roman"/>
          </w:rPr>
          <w:delText>Between the Dams was the least diverse (H = 1.20, D = 0.58), suggesting that the habitat conditions favor a few dominant species. These findings provide strong, quantitative evidence that the lock and dam structures are significant drivers of fish assemblage composition</w:delText>
        </w:r>
      </w:del>
    </w:p>
    <w:p w14:paraId="2B5E6C21" w14:textId="77777777" w:rsidR="00D960F8" w:rsidRDefault="00D960F8">
      <w:pPr>
        <w:pStyle w:val="ListParagraph"/>
        <w:numPr>
          <w:ilvl w:val="0"/>
          <w:numId w:val="20"/>
        </w:numPr>
        <w:rPr>
          <w:ins w:id="1805" w:author="Rickey, Terry W (TJ) JR CIV USARMY CESAM (USA)" w:date="2026-01-14T12:53:00Z" w16du:dateUtc="2026-01-14T18:53:00Z"/>
        </w:rPr>
        <w:pPrChange w:id="1806" w:author="Rickey, Terry W (TJ) JR CIV USARMY CESAM (USA)" w:date="2026-01-14T12:25:00Z" w16du:dateUtc="2026-01-14T18:25:00Z">
          <w:pPr>
            <w:pStyle w:val="Heading2"/>
          </w:pPr>
        </w:pPrChange>
      </w:pPr>
    </w:p>
    <w:p w14:paraId="6825BDFF" w14:textId="490A9D96" w:rsidR="001B20EA" w:rsidRDefault="001B20EA" w:rsidP="00544685">
      <w:pPr>
        <w:pStyle w:val="Heading1"/>
        <w:rPr>
          <w:rFonts w:eastAsia="Times New Roman"/>
        </w:rPr>
      </w:pPr>
      <w:bookmarkStart w:id="1807" w:name="_Toc219287611"/>
      <w:r>
        <w:rPr>
          <w:rFonts w:eastAsia="Times New Roman"/>
        </w:rPr>
        <w:t>Future Direction</w:t>
      </w:r>
      <w:bookmarkEnd w:id="1807"/>
    </w:p>
    <w:p w14:paraId="71E223A9" w14:textId="7226C230" w:rsidR="0021127B" w:rsidRPr="0021127B" w:rsidRDefault="0021127B">
      <w:pPr>
        <w:rPr>
          <w:ins w:id="1808" w:author="Rickey, Terry W (TJ) JR CIV USARMY CESAM (USA)" w:date="2026-01-14T11:04:00Z" w16du:dateUtc="2026-01-14T17:04:00Z"/>
        </w:rPr>
        <w:pPrChange w:id="1809" w:author="Rickey, Terry W (TJ) JR CIV USARMY CESAM (USA)" w:date="2026-01-14T12:29:00Z" w16du:dateUtc="2026-01-14T18:29:00Z">
          <w:pPr>
            <w:pStyle w:val="Heading2"/>
          </w:pPr>
        </w:pPrChange>
      </w:pPr>
      <w:ins w:id="1810" w:author="Rickey, Terry W (TJ) JR CIV USARMY CESAM (USA)" w:date="2026-01-14T11:04:00Z" w16du:dateUtc="2026-01-14T17:04:00Z">
        <w:r w:rsidRPr="0021127B">
          <w:t>The findings of the FY23 baseline study provided an unambiguous mandate for the next phase of the investigation. Having quantitatively diagnosed a fragmented system with suppressed biodiversity, the project pivoted from broad-scale characterization to a focused, hypothesis-driven investigation at the points of impediment. The primary objective for FY24 and FY25 was to elucidate the specific mechanisms of migratory blockage and test the viability of a non-structural passage solution</w:t>
        </w:r>
        <w:r w:rsidR="0073246C">
          <w:t>:</w:t>
        </w:r>
      </w:ins>
    </w:p>
    <w:p w14:paraId="74F20C29" w14:textId="13B1F701" w:rsidR="0021127B" w:rsidRDefault="0021127B">
      <w:pPr>
        <w:rPr>
          <w:ins w:id="1811" w:author="Rickey, Terry W (TJ) JR CIV USARMY CESAM (USA)" w:date="2026-01-14T11:05:00Z" w16du:dateUtc="2026-01-14T17:05:00Z"/>
        </w:rPr>
        <w:pPrChange w:id="1812" w:author="Rickey, Terry W (TJ) JR CIV USARMY CESAM (USA)" w:date="2026-01-14T12:29:00Z" w16du:dateUtc="2026-01-14T18:29:00Z">
          <w:pPr>
            <w:pStyle w:val="Heading2"/>
          </w:pPr>
        </w:pPrChange>
      </w:pPr>
      <w:ins w:id="1813" w:author="Rickey, Terry W (TJ) JR CIV USARMY CESAM (USA)" w:date="2026-01-14T11:04:00Z" w16du:dateUtc="2026-01-14T17:04:00Z">
        <w:r w:rsidRPr="0021127B">
          <w:t>Targeted Sampling to Intercept Migratory Aggregations: In FY24 and FY25, the project focused exclusively on the spring migratory season. The team conducted high-effort gill netting surveys specifically in the immediate tailwaters and lock approaches of Claiborne and Millers Ferry dams. This methodology was chosen to directly test the hypothesis that the "missing" migratory species identified in the baseline were not absent from the system, but were forming dense, pre-passage aggregations at the barriers.</w:t>
        </w:r>
      </w:ins>
    </w:p>
    <w:p w14:paraId="41F4679F" w14:textId="35D1BE6B" w:rsidR="0021127B" w:rsidRDefault="0021127B">
      <w:pPr>
        <w:rPr>
          <w:ins w:id="1814" w:author="Rickey, Terry W (TJ) JR CIV USARMY CESAM (USA)" w:date="2026-01-14T11:05:00Z" w16du:dateUtc="2026-01-14T17:05:00Z"/>
        </w:rPr>
        <w:pPrChange w:id="1815" w:author="Rickey, Terry W (TJ) JR CIV USARMY CESAM (USA)" w:date="2026-01-14T12:29:00Z" w16du:dateUtc="2026-01-14T18:29:00Z">
          <w:pPr>
            <w:pStyle w:val="Heading2"/>
          </w:pPr>
        </w:pPrChange>
      </w:pPr>
      <w:ins w:id="1816" w:author="Rickey, Terry W (TJ) JR CIV USARMY CESAM (USA)" w:date="2026-01-14T11:04:00Z" w16du:dateUtc="2026-01-14T17:04:00Z">
        <w:r w:rsidRPr="0021127B">
          <w:t>Tagging Program to Document Movement: To move from documenting aggregations to proving passage, a robust tagging program was implemented. Fish captured in the gill net surveys were tagged with individually numbered external "Floy" tags. This tagging effort was designed to provide direct, empirical evidence of individual movement, answering the critical question: can fish physically navigate the lock structures?</w:t>
        </w:r>
      </w:ins>
    </w:p>
    <w:p w14:paraId="2CC3B3F6" w14:textId="205241A5" w:rsidR="0073246C" w:rsidRPr="0073246C" w:rsidRDefault="0021127B">
      <w:pPr>
        <w:rPr>
          <w:ins w:id="1817" w:author="Rickey, Terry W (TJ) JR CIV USARMY CESAM (USA)" w:date="2026-01-14T11:04:00Z" w16du:dateUtc="2026-01-14T17:04:00Z"/>
        </w:rPr>
        <w:pPrChange w:id="1818" w:author="Rickey, Terry W (TJ) JR CIV USARMY CESAM (USA)" w:date="2026-01-14T12:29:00Z" w16du:dateUtc="2026-01-14T18:29:00Z">
          <w:pPr>
            <w:pStyle w:val="Heading2"/>
          </w:pPr>
        </w:pPrChange>
      </w:pPr>
      <w:ins w:id="1819" w:author="Rickey, Terry W (TJ) JR CIV USARMY CESAM (USA)" w:date="2026-01-14T11:04:00Z" w16du:dateUtc="2026-01-14T17:04:00Z">
        <w:r w:rsidRPr="0021127B">
          <w:t>Public Angler Engagement: To expand the spatial and temporal scope of the recapture effort, the team initiated an outreach program to utilize data from public anglers who recaptured tagged fishes. This citizen-science component provides an invaluable, low-cost method for documenting long-range dispersal away from the dam sites.</w:t>
        </w:r>
      </w:ins>
    </w:p>
    <w:p w14:paraId="78823806" w14:textId="7164F2AB" w:rsidR="0021127B" w:rsidRDefault="0021127B">
      <w:pPr>
        <w:rPr>
          <w:ins w:id="1820" w:author="Rickey, Terry W (TJ) JR CIV USARMY CESAM (USA)" w:date="2026-01-14T11:05:00Z" w16du:dateUtc="2026-01-14T17:05:00Z"/>
        </w:rPr>
        <w:pPrChange w:id="1821" w:author="Rickey, Terry W (TJ) JR CIV USARMY CESAM (USA)" w:date="2026-01-14T12:29:00Z" w16du:dateUtc="2026-01-14T18:29:00Z">
          <w:pPr>
            <w:pStyle w:val="Heading2"/>
          </w:pPr>
        </w:pPrChange>
      </w:pPr>
      <w:ins w:id="1822" w:author="Rickey, Terry W (TJ) JR CIV USARMY CESAM (USA)" w:date="2026-01-14T11:04:00Z" w16du:dateUtc="2026-01-14T17:04:00Z">
        <w:r w:rsidRPr="0021127B">
          <w:t>Integration with Environmental Data: The data collected on fish presence and movement was then quantitatively compared to real-time environmental data (hydrograph and temperature) from USGS gages. This was designed to test the central hypothesis that migration is not random but is triggered by specific, predictable environmental cues.</w:t>
        </w:r>
      </w:ins>
    </w:p>
    <w:p w14:paraId="230967ED" w14:textId="1C0E0EE2" w:rsidR="00296190" w:rsidRDefault="0021127B" w:rsidP="00CF5089">
      <w:pPr>
        <w:rPr>
          <w:ins w:id="1823" w:author="Rickey, Terry W (TJ) JR CIV USARMY CESAM (USA)" w:date="2026-01-14T12:38:00Z" w16du:dateUtc="2026-01-14T18:38:00Z"/>
        </w:rPr>
      </w:pPr>
      <w:ins w:id="1824" w:author="Rickey, Terry W (TJ) JR CIV USARMY CESAM (USA)" w:date="2026-01-14T11:04:00Z" w16du:dateUtc="2026-01-14T17:04:00Z">
        <w:r w:rsidRPr="0021127B">
          <w:t>The data collected in these subsequent phases was then directly compared to the community structures documented in this FY23 report. This allowed for a powerful synthesis: by understanding the composition of the general river community (FY23) and then identifying the specific subset of that community that actively attempts to migrate past the dams (FY24/25), a highly targeted and efficient management strategy could be developed.</w:t>
        </w:r>
      </w:ins>
    </w:p>
    <w:p w14:paraId="50C1C4F0" w14:textId="77777777" w:rsidR="00D417A3" w:rsidRDefault="00D417A3" w:rsidP="00296190">
      <w:pPr>
        <w:rPr>
          <w:ins w:id="1825" w:author="Rickey, Terry W (TJ) JR CIV USARMY CESAM (USA)" w:date="2026-01-14T12:38:00Z" w16du:dateUtc="2026-01-14T18:38:00Z"/>
        </w:rPr>
      </w:pPr>
    </w:p>
    <w:customXmlInsRangeStart w:id="1826" w:author="Rickey, Terry W (TJ) JR CIV USARMY CESAM (USA)" w:date="2026-01-14T12:38:00Z"/>
    <w:sdt>
      <w:sdtPr>
        <w:rPr>
          <w:rFonts w:asciiTheme="minorHAnsi" w:eastAsiaTheme="minorHAnsi" w:hAnsiTheme="minorHAnsi" w:cstheme="minorBidi"/>
          <w:color w:val="auto"/>
          <w:sz w:val="22"/>
          <w:szCs w:val="22"/>
        </w:rPr>
        <w:id w:val="1252015838"/>
        <w:docPartObj>
          <w:docPartGallery w:val="Bibliographies"/>
          <w:docPartUnique/>
        </w:docPartObj>
      </w:sdtPr>
      <w:sdtEndPr/>
      <w:sdtContent>
        <w:customXmlInsRangeEnd w:id="1826"/>
        <w:p w14:paraId="463A11A1" w14:textId="3F3D14B7" w:rsidR="00D417A3" w:rsidRDefault="00D417A3">
          <w:pPr>
            <w:pStyle w:val="Heading1"/>
            <w:rPr>
              <w:ins w:id="1827" w:author="Rickey, Terry W (TJ) JR CIV USARMY CESAM (USA)" w:date="2026-01-14T12:38:00Z" w16du:dateUtc="2026-01-14T18:38:00Z"/>
            </w:rPr>
          </w:pPr>
          <w:ins w:id="1828" w:author="Rickey, Terry W (TJ) JR CIV USARMY CESAM (USA)" w:date="2026-01-14T12:38:00Z" w16du:dateUtc="2026-01-14T18:38:00Z">
            <w:r>
              <w:t>Bibliography</w:t>
            </w:r>
          </w:ins>
        </w:p>
        <w:customXmlInsRangeStart w:id="1829" w:author="Rickey, Terry W (TJ) JR CIV USARMY CESAM (USA)" w:date="2026-01-14T12:38:00Z"/>
        <w:sdt>
          <w:sdtPr>
            <w:id w:val="111145805"/>
            <w:bibliography/>
          </w:sdtPr>
          <w:sdtEndPr/>
          <w:sdtContent>
            <w:customXmlInsRangeEnd w:id="1829"/>
            <w:p w14:paraId="6B3FB43F" w14:textId="77777777" w:rsidR="002914E0" w:rsidRDefault="00D417A3" w:rsidP="002914E0">
              <w:pPr>
                <w:pStyle w:val="Bibliography"/>
                <w:ind w:left="720" w:hanging="720"/>
                <w:rPr>
                  <w:noProof/>
                  <w:kern w:val="0"/>
                  <w:sz w:val="24"/>
                  <w:szCs w:val="24"/>
                  <w14:ligatures w14:val="none"/>
                </w:rPr>
              </w:pPr>
              <w:ins w:id="1830" w:author="Rickey, Terry W (TJ) JR CIV USARMY CESAM (USA)" w:date="2026-01-14T12:38:00Z" w16du:dateUtc="2026-01-14T18:38:00Z">
                <w:r>
                  <w:fldChar w:fldCharType="begin"/>
                </w:r>
                <w:r>
                  <w:instrText xml:space="preserve"> BIBLIOGRAPHY </w:instrText>
                </w:r>
                <w:r>
                  <w:fldChar w:fldCharType="separate"/>
                </w:r>
              </w:ins>
              <w:r w:rsidR="002914E0">
                <w:rPr>
                  <w:noProof/>
                </w:rPr>
                <w:t xml:space="preserve">Hershey , H. J., Wright, R. A., Williams, J. D., O'Neil, P. E., &amp; DeVries, D. R. (2024). Pre-impoundment fish migrations in the Mobile Basin, Alabama. </w:t>
              </w:r>
              <w:r w:rsidR="002914E0">
                <w:rPr>
                  <w:i/>
                  <w:iCs/>
                  <w:noProof/>
                </w:rPr>
                <w:t>Ecology of Freshwater Fish</w:t>
              </w:r>
              <w:r w:rsidR="002914E0">
                <w:rPr>
                  <w:noProof/>
                </w:rPr>
                <w:t>.</w:t>
              </w:r>
            </w:p>
            <w:p w14:paraId="05F2D219" w14:textId="77777777" w:rsidR="002914E0" w:rsidRDefault="002914E0" w:rsidP="002914E0">
              <w:pPr>
                <w:pStyle w:val="Bibliography"/>
                <w:ind w:left="720" w:hanging="720"/>
                <w:rPr>
                  <w:noProof/>
                </w:rPr>
              </w:pPr>
              <w:r>
                <w:rPr>
                  <w:noProof/>
                </w:rPr>
                <w:t xml:space="preserve">Mettee, M. F., O'Neil, P. E., Shepard, T. E., &amp; McGregor, S. W. (2005). A STUDY OF FISH MOVEMENTS AND FISH PASSAGE AT CLAIBORNE AND MILLERS FERRY LOCKS AND DAMS ON THE ALABAMA RIVER, ALABAMA. </w:t>
              </w:r>
              <w:r>
                <w:rPr>
                  <w:i/>
                  <w:iCs/>
                  <w:noProof/>
                </w:rPr>
                <w:t>OPEN-FILE REPORT 0507</w:t>
              </w:r>
              <w:r>
                <w:rPr>
                  <w:noProof/>
                </w:rPr>
                <w:t>.</w:t>
              </w:r>
            </w:p>
            <w:p w14:paraId="4F72AA46" w14:textId="77777777" w:rsidR="002914E0" w:rsidRDefault="002914E0" w:rsidP="002914E0">
              <w:pPr>
                <w:pStyle w:val="Bibliography"/>
                <w:ind w:left="720" w:hanging="720"/>
                <w:rPr>
                  <w:noProof/>
                </w:rPr>
              </w:pPr>
              <w:r>
                <w:rPr>
                  <w:noProof/>
                </w:rPr>
                <w:t xml:space="preserve">USACE/ TNC. (2021). </w:t>
              </w:r>
              <w:r>
                <w:rPr>
                  <w:i/>
                  <w:iCs/>
                  <w:noProof/>
                </w:rPr>
                <w:t>Sustainable Rivers Program- Program Management.</w:t>
              </w:r>
              <w:r>
                <w:rPr>
                  <w:noProof/>
                </w:rPr>
                <w:t xml:space="preserve"> </w:t>
              </w:r>
            </w:p>
            <w:p w14:paraId="3CC32D3F" w14:textId="7AD101C0" w:rsidR="00D417A3" w:rsidRDefault="00D417A3" w:rsidP="002914E0">
              <w:pPr>
                <w:rPr>
                  <w:ins w:id="1831" w:author="Rickey, Terry W (TJ) JR CIV USARMY CESAM (USA)" w:date="2026-01-14T12:38:00Z" w16du:dateUtc="2026-01-14T18:38:00Z"/>
                </w:rPr>
              </w:pPr>
              <w:ins w:id="1832" w:author="Rickey, Terry W (TJ) JR CIV USARMY CESAM (USA)" w:date="2026-01-14T12:38:00Z" w16du:dateUtc="2026-01-14T18:38:00Z">
                <w:r>
                  <w:rPr>
                    <w:b/>
                    <w:bCs/>
                    <w:noProof/>
                  </w:rPr>
                  <w:fldChar w:fldCharType="end"/>
                </w:r>
              </w:ins>
            </w:p>
            <w:customXmlInsRangeStart w:id="1833" w:author="Rickey, Terry W (TJ) JR CIV USARMY CESAM (USA)" w:date="2026-01-14T12:38:00Z"/>
          </w:sdtContent>
        </w:sdt>
        <w:customXmlInsRangeEnd w:id="1833"/>
        <w:customXmlInsRangeStart w:id="1834" w:author="Rickey, Terry W (TJ) JR CIV USARMY CESAM (USA)" w:date="2026-01-14T12:38:00Z"/>
      </w:sdtContent>
    </w:sdt>
    <w:customXmlInsRangeEnd w:id="1834"/>
    <w:p w14:paraId="392DAA2A" w14:textId="77777777" w:rsidR="00D417A3" w:rsidRDefault="00D417A3" w:rsidP="00D417A3">
      <w:pPr>
        <w:rPr>
          <w:ins w:id="1835" w:author="Rickey, Terry W (TJ) JR CIV USARMY CESAM (USA)" w:date="2026-01-14T11:21:00Z" w16du:dateUtc="2026-01-14T17:21:00Z"/>
        </w:rPr>
        <w:sectPr w:rsidR="00D417A3">
          <w:pgSz w:w="12240" w:h="15840"/>
          <w:pgMar w:top="1440" w:right="1440" w:bottom="1440" w:left="1440" w:header="720" w:footer="720" w:gutter="0"/>
          <w:cols w:space="720"/>
          <w:docGrid w:linePitch="360"/>
        </w:sectPr>
      </w:pPr>
    </w:p>
    <w:p w14:paraId="7954410C" w14:textId="36B6033F" w:rsidR="00296190" w:rsidRPr="00296190" w:rsidRDefault="00296190">
      <w:pPr>
        <w:pStyle w:val="Heading1"/>
        <w:rPr>
          <w:ins w:id="1836" w:author="Rickey, Terry W (TJ) JR CIV USARMY CESAM (USA)" w:date="2026-01-14T11:04:00Z" w16du:dateUtc="2026-01-14T17:04:00Z"/>
        </w:rPr>
        <w:pPrChange w:id="1837" w:author="Rickey, Terry W (TJ) JR CIV USARMY CESAM (USA)" w:date="2026-01-14T11:21:00Z" w16du:dateUtc="2026-01-14T17:21:00Z">
          <w:pPr>
            <w:pStyle w:val="Heading2"/>
          </w:pPr>
        </w:pPrChange>
      </w:pPr>
      <w:bookmarkStart w:id="1838" w:name="_Toc219287612"/>
      <w:ins w:id="1839" w:author="Rickey, Terry W (TJ) JR CIV USARMY CESAM (USA)" w:date="2026-01-14T11:21:00Z" w16du:dateUtc="2026-01-14T17:21:00Z">
        <w:r>
          <w:lastRenderedPageBreak/>
          <w:t>Appendix</w:t>
        </w:r>
        <w:bookmarkEnd w:id="1838"/>
        <w:r>
          <w:t xml:space="preserve"> </w:t>
        </w:r>
      </w:ins>
    </w:p>
    <w:p w14:paraId="082F5159" w14:textId="26F075C1" w:rsidR="001B20EA" w:rsidRPr="001B20EA" w:rsidDel="0021127B" w:rsidRDefault="001B20EA" w:rsidP="001B20EA">
      <w:pPr>
        <w:rPr>
          <w:del w:id="1840" w:author="Rickey, Terry W (TJ) JR CIV USARMY CESAM (USA)" w:date="2026-01-14T11:04:00Z" w16du:dateUtc="2026-01-14T17:04:00Z"/>
        </w:rPr>
      </w:pPr>
      <w:del w:id="1841" w:author="Rickey, Terry W (TJ) JR CIV USARMY CESAM (USA)" w:date="2026-01-14T11:04:00Z" w16du:dateUtc="2026-01-14T17:04:00Z">
        <w:r w:rsidDel="0021127B">
          <w:delText xml:space="preserve">In FY 24 the project will focus on determining what fishes are present in the locks during the spring migratory season. </w:delText>
        </w:r>
        <w:r w:rsidR="006473D0" w:rsidDel="0021127B">
          <w:delText xml:space="preserve">The </w:delText>
        </w:r>
        <w:r w:rsidDel="0021127B">
          <w:delText xml:space="preserve">USACE, Mobile District and the Engineering Research and Design Center, will conduct gill netting surveys of the locks. The fish captured will be tagged with a small plastic </w:delText>
        </w:r>
        <w:r w:rsidR="00E729D4" w:rsidDel="0021127B">
          <w:delText>“</w:delText>
        </w:r>
        <w:r w:rsidDel="0021127B">
          <w:delText>floy</w:delText>
        </w:r>
        <w:r w:rsidR="00E729D4" w:rsidDel="0021127B">
          <w:delText>”</w:delText>
        </w:r>
        <w:r w:rsidDel="0021127B">
          <w:delText xml:space="preserve"> tags that will assist biologist in assessing fish recapture. The team will also utilize data from public anglers who recapture tagged fishes. </w:delText>
        </w:r>
        <w:r w:rsidR="00AF5197" w:rsidDel="0021127B">
          <w:delText xml:space="preserve">The data collected will be compared to documentations made in the </w:delText>
        </w:r>
      </w:del>
      <w:ins w:id="1842" w:author="Richter, Lane A CIV USARMY CEMVP (USA) [2]" w:date="2026-01-07T12:50:00Z" w16du:dateUtc="2026-01-07T18:50:00Z">
        <w:del w:id="1843" w:author="Rickey, Terry W (TJ) JR CIV USARMY CESAM (USA)" w:date="2026-01-14T11:04:00Z" w16du:dateUtc="2026-01-14T17:04:00Z">
          <w:r w:rsidR="00573419" w:rsidDel="0021127B">
            <w:delText>f</w:delText>
          </w:r>
        </w:del>
      </w:ins>
      <w:del w:id="1844" w:author="Rickey, Terry W (TJ) JR CIV USARMY CESAM (USA)" w:date="2026-01-14T11:04:00Z" w16du:dateUtc="2026-01-14T17:04:00Z">
        <w:r w:rsidR="00AF5197" w:rsidDel="0021127B">
          <w:delText>Fall of FY 23.</w:delText>
        </w:r>
      </w:del>
    </w:p>
    <w:p w14:paraId="28932FDB" w14:textId="77777777" w:rsidR="00C95CD0" w:rsidRDefault="00C95CD0" w:rsidP="0081180E">
      <w:r>
        <w:br w:type="page"/>
      </w:r>
      <w:bookmarkStart w:id="1845" w:name="_Toc183179605"/>
      <w:ins w:id="1846" w:author="Richter, Lane A CIV USARMY CEMVP (USA) [2]" w:date="2026-01-07T11:07:00Z" w16du:dateUtc="2026-01-07T17:07:00Z">
        <w:r w:rsidR="00FF22D9">
          <w:lastRenderedPageBreak/>
          <w:t xml:space="preserve">Collected </w:t>
        </w:r>
        <w:commentRangeStart w:id="1847"/>
        <w:r w:rsidR="00FF22D9">
          <w:t>Data</w:t>
        </w:r>
        <w:bookmarkEnd w:id="1845"/>
        <w:commentRangeEnd w:id="1847"/>
        <w:r w:rsidR="00FF22D9">
          <w:rPr>
            <w:rStyle w:val="CommentReference"/>
          </w:rPr>
          <w:commentReference w:id="1847"/>
        </w:r>
      </w:ins>
    </w:p>
    <w:p w14:paraId="1ED51E75" w14:textId="77777777" w:rsidR="00FF22D9" w:rsidRDefault="00FF22D9" w:rsidP="00FF22D9">
      <w:pPr>
        <w:rPr>
          <w:ins w:id="1848" w:author="Richter, Lane A CIV USARMY CEMVP (USA) [2]" w:date="2026-01-07T11:07:00Z" w16du:dateUtc="2026-01-07T17:07:00Z"/>
        </w:rPr>
      </w:pPr>
      <w:ins w:id="1849" w:author="Richter, Lane A CIV USARMY CEMVP (USA) [2]" w:date="2026-01-07T11:07:00Z" w16du:dateUtc="2026-01-07T17:07:00Z">
        <w:r w:rsidRPr="00AC490E">
          <w:rPr>
            <w:noProof/>
          </w:rPr>
          <w:drawing>
            <wp:inline distT="0" distB="0" distL="0" distR="0" wp14:anchorId="610ED649" wp14:editId="113F95C6">
              <wp:extent cx="5452809" cy="7737764"/>
              <wp:effectExtent l="0" t="0" r="0" b="0"/>
              <wp:docPr id="127531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55585" cy="7741703"/>
                      </a:xfrm>
                      <a:prstGeom prst="rect">
                        <a:avLst/>
                      </a:prstGeom>
                      <a:noFill/>
                      <a:ln>
                        <a:noFill/>
                      </a:ln>
                    </pic:spPr>
                  </pic:pic>
                </a:graphicData>
              </a:graphic>
            </wp:inline>
          </w:drawing>
        </w:r>
      </w:ins>
    </w:p>
    <w:p w14:paraId="70FE3802" w14:textId="77777777" w:rsidR="00FF22D9" w:rsidRDefault="00FF22D9" w:rsidP="00FF22D9">
      <w:pPr>
        <w:rPr>
          <w:ins w:id="1850" w:author="Richter, Lane A CIV USARMY CEMVP (USA) [2]" w:date="2026-01-07T11:07:00Z" w16du:dateUtc="2026-01-07T17:07:00Z"/>
        </w:rPr>
      </w:pPr>
    </w:p>
    <w:p w14:paraId="63B785D5" w14:textId="77777777" w:rsidR="00FF22D9" w:rsidRDefault="00FF22D9" w:rsidP="00FF22D9">
      <w:pPr>
        <w:rPr>
          <w:ins w:id="1851" w:author="Richter, Lane A CIV USARMY CEMVP (USA) [2]" w:date="2026-01-07T11:07:00Z" w16du:dateUtc="2026-01-07T17:07:00Z"/>
        </w:rPr>
      </w:pPr>
      <w:ins w:id="1852" w:author="Richter, Lane A CIV USARMY CEMVP (USA) [2]" w:date="2026-01-07T11:07:00Z" w16du:dateUtc="2026-01-07T17:07:00Z">
        <w:r w:rsidRPr="00AC490E">
          <w:rPr>
            <w:noProof/>
          </w:rPr>
          <w:drawing>
            <wp:inline distT="0" distB="0" distL="0" distR="0" wp14:anchorId="4F618BF2" wp14:editId="6C429389">
              <wp:extent cx="5943600" cy="6369050"/>
              <wp:effectExtent l="0" t="0" r="0" b="0"/>
              <wp:docPr id="959315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6369050"/>
                      </a:xfrm>
                      <a:prstGeom prst="rect">
                        <a:avLst/>
                      </a:prstGeom>
                      <a:noFill/>
                      <a:ln>
                        <a:noFill/>
                      </a:ln>
                    </pic:spPr>
                  </pic:pic>
                </a:graphicData>
              </a:graphic>
            </wp:inline>
          </w:drawing>
        </w:r>
      </w:ins>
    </w:p>
    <w:p w14:paraId="129625CE" w14:textId="77777777" w:rsidR="00FF22D9" w:rsidRDefault="00FF22D9" w:rsidP="00FF22D9">
      <w:pPr>
        <w:rPr>
          <w:ins w:id="1853" w:author="Richter, Lane A CIV USARMY CEMVP (USA) [2]" w:date="2026-01-07T11:07:00Z" w16du:dateUtc="2026-01-07T17:07:00Z"/>
        </w:rPr>
      </w:pPr>
    </w:p>
    <w:p w14:paraId="2535191E" w14:textId="77777777" w:rsidR="00FF22D9" w:rsidRDefault="00FF22D9" w:rsidP="00FF22D9">
      <w:pPr>
        <w:rPr>
          <w:ins w:id="1854" w:author="Richter, Lane A CIV USARMY CEMVP (USA) [2]" w:date="2026-01-07T11:07:00Z" w16du:dateUtc="2026-01-07T17:07:00Z"/>
        </w:rPr>
      </w:pPr>
    </w:p>
    <w:p w14:paraId="0111601B" w14:textId="77777777" w:rsidR="00FF22D9" w:rsidRDefault="00FF22D9" w:rsidP="00FF22D9">
      <w:pPr>
        <w:rPr>
          <w:ins w:id="1855" w:author="Richter, Lane A CIV USARMY CEMVP (USA) [2]" w:date="2026-01-07T11:07:00Z" w16du:dateUtc="2026-01-07T17:07:00Z"/>
        </w:rPr>
      </w:pPr>
    </w:p>
    <w:p w14:paraId="12A094DF" w14:textId="77777777" w:rsidR="00FF22D9" w:rsidRDefault="00FF22D9" w:rsidP="00FF22D9">
      <w:pPr>
        <w:rPr>
          <w:ins w:id="1856" w:author="Richter, Lane A CIV USARMY CEMVP (USA) [2]" w:date="2026-01-07T11:07:00Z" w16du:dateUtc="2026-01-07T17:07:00Z"/>
        </w:rPr>
      </w:pPr>
    </w:p>
    <w:p w14:paraId="357BF72B" w14:textId="77777777" w:rsidR="00FF22D9" w:rsidRDefault="00FF22D9" w:rsidP="00FF22D9">
      <w:pPr>
        <w:rPr>
          <w:ins w:id="1857" w:author="Richter, Lane A CIV USARMY CEMVP (USA) [2]" w:date="2026-01-07T11:07:00Z" w16du:dateUtc="2026-01-07T17:07:00Z"/>
        </w:rPr>
      </w:pPr>
    </w:p>
    <w:p w14:paraId="6FC60EE3" w14:textId="77777777" w:rsidR="00FF22D9" w:rsidRDefault="00FF22D9" w:rsidP="00FF22D9">
      <w:pPr>
        <w:rPr>
          <w:ins w:id="1858" w:author="Richter, Lane A CIV USARMY CEMVP (USA) [2]" w:date="2026-01-07T11:07:00Z" w16du:dateUtc="2026-01-07T17:07:00Z"/>
        </w:rPr>
      </w:pPr>
      <w:ins w:id="1859" w:author="Richter, Lane A CIV USARMY CEMVP (USA) [2]" w:date="2026-01-07T11:07:00Z" w16du:dateUtc="2026-01-07T17:07:00Z">
        <w:r w:rsidRPr="00AC490E">
          <w:rPr>
            <w:noProof/>
          </w:rPr>
          <w:lastRenderedPageBreak/>
          <w:drawing>
            <wp:inline distT="0" distB="0" distL="0" distR="0" wp14:anchorId="5122D9B1" wp14:editId="41063CEF">
              <wp:extent cx="5193665" cy="8229600"/>
              <wp:effectExtent l="0" t="0" r="6985" b="0"/>
              <wp:docPr id="907452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93665" cy="8229600"/>
                      </a:xfrm>
                      <a:prstGeom prst="rect">
                        <a:avLst/>
                      </a:prstGeom>
                      <a:noFill/>
                      <a:ln>
                        <a:noFill/>
                      </a:ln>
                    </pic:spPr>
                  </pic:pic>
                </a:graphicData>
              </a:graphic>
            </wp:inline>
          </w:drawing>
        </w:r>
      </w:ins>
    </w:p>
    <w:p w14:paraId="1C360FF4" w14:textId="77777777" w:rsidR="00FF22D9" w:rsidRPr="0081180E" w:rsidRDefault="00FF22D9" w:rsidP="00FF22D9">
      <w:pPr>
        <w:rPr>
          <w:ins w:id="1860" w:author="Richter, Lane A CIV USARMY CEMVP (USA) [2]" w:date="2026-01-07T11:07:00Z" w16du:dateUtc="2026-01-07T17:07:00Z"/>
        </w:rPr>
      </w:pPr>
      <w:commentRangeStart w:id="1861"/>
      <w:ins w:id="1862" w:author="Richter, Lane A CIV USARMY CEMVP (USA) [2]" w:date="2026-01-07T11:07:00Z" w16du:dateUtc="2026-01-07T17:07:00Z">
        <w:r w:rsidRPr="00AC490E">
          <w:rPr>
            <w:noProof/>
          </w:rPr>
          <w:lastRenderedPageBreak/>
          <w:drawing>
            <wp:inline distT="0" distB="0" distL="0" distR="0" wp14:anchorId="275C6A4D" wp14:editId="1F66DEC5">
              <wp:extent cx="4980305" cy="8229600"/>
              <wp:effectExtent l="0" t="0" r="0" b="0"/>
              <wp:docPr id="1483292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80305" cy="8229600"/>
                      </a:xfrm>
                      <a:prstGeom prst="rect">
                        <a:avLst/>
                      </a:prstGeom>
                      <a:noFill/>
                      <a:ln>
                        <a:noFill/>
                      </a:ln>
                    </pic:spPr>
                  </pic:pic>
                </a:graphicData>
              </a:graphic>
            </wp:inline>
          </w:drawing>
        </w:r>
        <w:commentRangeEnd w:id="1861"/>
        <w:r>
          <w:rPr>
            <w:rStyle w:val="CommentReference"/>
          </w:rPr>
          <w:commentReference w:id="1861"/>
        </w:r>
      </w:ins>
    </w:p>
    <w:p w14:paraId="092D4124" w14:textId="021D02CF" w:rsidR="00AC490E" w:rsidRDefault="00AC490E" w:rsidP="0081180E"/>
    <w:p w14:paraId="135162C1" w14:textId="1B8419ED" w:rsidR="0061025A" w:rsidRPr="0061025A" w:rsidRDefault="0061025A" w:rsidP="0061025A">
      <w:pPr>
        <w:pStyle w:val="Heading2"/>
        <w:rPr>
          <w:ins w:id="1863" w:author="Rickey, Terry W (TJ) JR CIV USARMY CESAM (USA)" w:date="2026-01-14T11:22:00Z"/>
          <w:b/>
          <w:bCs/>
        </w:rPr>
      </w:pPr>
      <w:bookmarkStart w:id="1864" w:name="_Toc219287613"/>
      <w:bookmarkStart w:id="1865" w:name="_Hlk219282277"/>
      <w:ins w:id="1866" w:author="Rickey, Terry W (TJ) JR CIV USARMY CESAM (USA)" w:date="2026-01-14T11:22:00Z">
        <w:r w:rsidRPr="0061025A">
          <w:t>Species Classification by Primary Fish Guild</w:t>
        </w:r>
        <w:bookmarkEnd w:id="1864"/>
        <w:r w:rsidRPr="0061025A">
          <w:t xml:space="preserve"> </w:t>
        </w:r>
      </w:ins>
    </w:p>
    <w:tbl>
      <w:tblPr>
        <w:tblStyle w:val="ListTable4-Accent5"/>
        <w:tblW w:w="10260" w:type="dxa"/>
        <w:tblLook w:val="04A0" w:firstRow="1" w:lastRow="0" w:firstColumn="1" w:lastColumn="0" w:noHBand="0" w:noVBand="1"/>
        <w:tblPrChange w:id="1867" w:author="Rickey, Terry W (TJ) JR CIV USARMY CESAM (USA)" w:date="2026-01-14T11:23:00Z" w16du:dateUtc="2026-01-14T17:23:00Z">
          <w:tblPr>
            <w:tblStyle w:val="ListTable4-Accent5"/>
            <w:tblW w:w="10260" w:type="dxa"/>
            <w:tblLook w:val="04A0" w:firstRow="1" w:lastRow="0" w:firstColumn="1" w:lastColumn="0" w:noHBand="0" w:noVBand="1"/>
          </w:tblPr>
        </w:tblPrChange>
      </w:tblPr>
      <w:tblGrid>
        <w:gridCol w:w="3078"/>
        <w:gridCol w:w="2176"/>
        <w:gridCol w:w="5006"/>
        <w:tblGridChange w:id="1868">
          <w:tblGrid>
            <w:gridCol w:w="5"/>
            <w:gridCol w:w="3073"/>
            <w:gridCol w:w="5"/>
            <w:gridCol w:w="355"/>
            <w:gridCol w:w="1768"/>
            <w:gridCol w:w="48"/>
            <w:gridCol w:w="315"/>
            <w:gridCol w:w="4691"/>
            <w:gridCol w:w="5"/>
            <w:gridCol w:w="355"/>
          </w:tblGrid>
        </w:tblGridChange>
      </w:tblGrid>
      <w:tr w:rsidR="0061025A" w:rsidRPr="0061025A" w14:paraId="2790F18B" w14:textId="77777777" w:rsidTr="0061025A">
        <w:trPr>
          <w:cnfStyle w:val="100000000000" w:firstRow="1" w:lastRow="0" w:firstColumn="0" w:lastColumn="0" w:oddVBand="0" w:evenVBand="0" w:oddHBand="0" w:evenHBand="0" w:firstRowFirstColumn="0" w:firstRowLastColumn="0" w:lastRowFirstColumn="0" w:lastRowLastColumn="0"/>
          <w:tblHeader/>
          <w:ins w:id="1869" w:author="Rickey, Terry W (TJ) JR CIV USARMY CESAM (USA)" w:date="2026-01-14T11:22:00Z"/>
          <w:trPrChange w:id="1870" w:author="Rickey, Terry W (TJ) JR CIV USARMY CESAM (USA)" w:date="2026-01-14T11:23:00Z" w16du:dateUtc="2026-01-14T17:23:00Z">
            <w:trPr>
              <w:gridBefore w:val="1"/>
              <w:gridAfter w:val="0"/>
            </w:trPr>
          </w:trPrChange>
        </w:trPr>
        <w:tc>
          <w:tcPr>
            <w:cnfStyle w:val="001000000000" w:firstRow="0" w:lastRow="0" w:firstColumn="1" w:lastColumn="0" w:oddVBand="0" w:evenVBand="0" w:oddHBand="0" w:evenHBand="0" w:firstRowFirstColumn="0" w:firstRowLastColumn="0" w:lastRowFirstColumn="0" w:lastRowLastColumn="0"/>
            <w:tcW w:w="0" w:type="dxa"/>
            <w:hideMark/>
            <w:tcPrChange w:id="1871" w:author="Rickey, Terry W (TJ) JR CIV USARMY CESAM (USA)" w:date="2026-01-14T11:23:00Z" w16du:dateUtc="2026-01-14T17:23:00Z">
              <w:tcPr>
                <w:tcW w:w="3078" w:type="dxa"/>
                <w:gridSpan w:val="2"/>
                <w:hideMark/>
              </w:tcPr>
            </w:tcPrChange>
          </w:tcPr>
          <w:bookmarkEnd w:id="1865"/>
          <w:p w14:paraId="34463EC3" w14:textId="77777777" w:rsidR="0061025A" w:rsidRPr="0061025A" w:rsidRDefault="0061025A">
            <w:pPr>
              <w:cnfStyle w:val="101000000000" w:firstRow="1" w:lastRow="0" w:firstColumn="1" w:lastColumn="0" w:oddVBand="0" w:evenVBand="0" w:oddHBand="0" w:evenHBand="0" w:firstRowFirstColumn="0" w:firstRowLastColumn="0" w:lastRowFirstColumn="0" w:lastRowLastColumn="0"/>
              <w:rPr>
                <w:ins w:id="1872" w:author="Rickey, Terry W (TJ) JR CIV USARMY CESAM (USA)" w:date="2026-01-14T11:22:00Z"/>
              </w:rPr>
              <w:pPrChange w:id="1873" w:author="Rickey, Terry W (TJ) JR CIV USARMY CESAM (USA)" w:date="2026-01-14T12:27:00Z" w16du:dateUtc="2026-01-14T18:27:00Z">
                <w:pPr>
                  <w:pStyle w:val="Heading2"/>
                  <w:spacing w:line="259" w:lineRule="auto"/>
                  <w:cnfStyle w:val="101000000000" w:firstRow="1" w:lastRow="0" w:firstColumn="1" w:lastColumn="0" w:oddVBand="0" w:evenVBand="0" w:oddHBand="0" w:evenHBand="0" w:firstRowFirstColumn="0" w:firstRowLastColumn="0" w:lastRowFirstColumn="0" w:lastRowLastColumn="0"/>
                </w:pPr>
              </w:pPrChange>
            </w:pPr>
            <w:ins w:id="1874" w:author="Rickey, Terry W (TJ) JR CIV USARMY CESAM (USA)" w:date="2026-01-14T11:22:00Z">
              <w:r w:rsidRPr="0061025A">
                <w:t>Species</w:t>
              </w:r>
            </w:ins>
          </w:p>
        </w:tc>
        <w:tc>
          <w:tcPr>
            <w:tcW w:w="0" w:type="auto"/>
            <w:hideMark/>
            <w:tcPrChange w:id="1875" w:author="Rickey, Terry W (TJ) JR CIV USARMY CESAM (USA)" w:date="2026-01-14T11:23:00Z" w16du:dateUtc="2026-01-14T17:23:00Z">
              <w:tcPr>
                <w:tcW w:w="0" w:type="auto"/>
                <w:gridSpan w:val="2"/>
                <w:hideMark/>
              </w:tcPr>
            </w:tcPrChange>
          </w:tcPr>
          <w:p w14:paraId="05E27E9C" w14:textId="77777777" w:rsidR="0061025A" w:rsidRPr="0061025A" w:rsidRDefault="0061025A">
            <w:pPr>
              <w:cnfStyle w:val="100000000000" w:firstRow="1" w:lastRow="0" w:firstColumn="0" w:lastColumn="0" w:oddVBand="0" w:evenVBand="0" w:oddHBand="0" w:evenHBand="0" w:firstRowFirstColumn="0" w:firstRowLastColumn="0" w:lastRowFirstColumn="0" w:lastRowLastColumn="0"/>
              <w:rPr>
                <w:ins w:id="1876" w:author="Rickey, Terry W (TJ) JR CIV USARMY CESAM (USA)" w:date="2026-01-14T11:22:00Z"/>
              </w:rPr>
              <w:pPrChange w:id="1877" w:author="Rickey, Terry W (TJ) JR CIV USARMY CESAM (USA)" w:date="2026-01-14T12:27:00Z" w16du:dateUtc="2026-01-14T18:27:00Z">
                <w:pPr>
                  <w:pStyle w:val="Heading2"/>
                  <w:spacing w:line="259" w:lineRule="auto"/>
                  <w:cnfStyle w:val="100000000000" w:firstRow="1" w:lastRow="0" w:firstColumn="0" w:lastColumn="0" w:oddVBand="0" w:evenVBand="0" w:oddHBand="0" w:evenHBand="0" w:firstRowFirstColumn="0" w:firstRowLastColumn="0" w:lastRowFirstColumn="0" w:lastRowLastColumn="0"/>
                </w:pPr>
              </w:pPrChange>
            </w:pPr>
            <w:ins w:id="1878" w:author="Rickey, Terry W (TJ) JR CIV USARMY CESAM (USA)" w:date="2026-01-14T11:22:00Z">
              <w:r w:rsidRPr="0061025A">
                <w:t>Primary Guild Assignment</w:t>
              </w:r>
            </w:ins>
          </w:p>
        </w:tc>
        <w:tc>
          <w:tcPr>
            <w:tcW w:w="0" w:type="auto"/>
            <w:hideMark/>
            <w:tcPrChange w:id="1879" w:author="Rickey, Terry W (TJ) JR CIV USARMY CESAM (USA)" w:date="2026-01-14T11:23:00Z" w16du:dateUtc="2026-01-14T17:23:00Z">
              <w:tcPr>
                <w:tcW w:w="0" w:type="auto"/>
                <w:gridSpan w:val="4"/>
                <w:hideMark/>
              </w:tcPr>
            </w:tcPrChange>
          </w:tcPr>
          <w:p w14:paraId="5D1FC9E3" w14:textId="77777777" w:rsidR="0061025A" w:rsidRPr="0061025A" w:rsidRDefault="0061025A">
            <w:pPr>
              <w:cnfStyle w:val="100000000000" w:firstRow="1" w:lastRow="0" w:firstColumn="0" w:lastColumn="0" w:oddVBand="0" w:evenVBand="0" w:oddHBand="0" w:evenHBand="0" w:firstRowFirstColumn="0" w:firstRowLastColumn="0" w:lastRowFirstColumn="0" w:lastRowLastColumn="0"/>
              <w:rPr>
                <w:ins w:id="1880" w:author="Rickey, Terry W (TJ) JR CIV USARMY CESAM (USA)" w:date="2026-01-14T11:22:00Z"/>
              </w:rPr>
              <w:pPrChange w:id="1881" w:author="Rickey, Terry W (TJ) JR CIV USARMY CESAM (USA)" w:date="2026-01-14T12:27:00Z" w16du:dateUtc="2026-01-14T18:27:00Z">
                <w:pPr>
                  <w:pStyle w:val="Heading2"/>
                  <w:spacing w:line="259" w:lineRule="auto"/>
                  <w:cnfStyle w:val="100000000000" w:firstRow="1" w:lastRow="0" w:firstColumn="0" w:lastColumn="0" w:oddVBand="0" w:evenVBand="0" w:oddHBand="0" w:evenHBand="0" w:firstRowFirstColumn="0" w:firstRowLastColumn="0" w:lastRowFirstColumn="0" w:lastRowLastColumn="0"/>
                </w:pPr>
              </w:pPrChange>
            </w:pPr>
            <w:ins w:id="1882" w:author="Rickey, Terry W (TJ) JR CIV USARMY CESAM (USA)" w:date="2026-01-14T11:22:00Z">
              <w:r w:rsidRPr="0061025A">
                <w:t>Rationale</w:t>
              </w:r>
            </w:ins>
          </w:p>
        </w:tc>
      </w:tr>
      <w:tr w:rsidR="0061025A" w:rsidRPr="0061025A" w14:paraId="0534FB5C" w14:textId="77777777" w:rsidTr="0061025A">
        <w:trPr>
          <w:cnfStyle w:val="000000100000" w:firstRow="0" w:lastRow="0" w:firstColumn="0" w:lastColumn="0" w:oddVBand="0" w:evenVBand="0" w:oddHBand="1" w:evenHBand="0" w:firstRowFirstColumn="0" w:firstRowLastColumn="0" w:lastRowFirstColumn="0" w:lastRowLastColumn="0"/>
          <w:ins w:id="1883"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7E8F206F" w14:textId="77777777" w:rsidR="0061025A" w:rsidRPr="0061025A" w:rsidRDefault="0061025A">
            <w:pPr>
              <w:rPr>
                <w:ins w:id="1884" w:author="Rickey, Terry W (TJ) JR CIV USARMY CESAM (USA)" w:date="2026-01-14T11:22:00Z"/>
              </w:rPr>
              <w:pPrChange w:id="1885" w:author="Rickey, Terry W (TJ) JR CIV USARMY CESAM (USA)" w:date="2026-01-14T12:27:00Z" w16du:dateUtc="2026-01-14T18:27:00Z">
                <w:pPr>
                  <w:pStyle w:val="Heading2"/>
                  <w:spacing w:line="259" w:lineRule="auto"/>
                </w:pPr>
              </w:pPrChange>
            </w:pPr>
            <w:ins w:id="1886" w:author="Rickey, Terry W (TJ) JR CIV USARMY CESAM (USA)" w:date="2026-01-14T11:22:00Z">
              <w:r w:rsidRPr="0061025A">
                <w:t>--- Fluvial Specialists &amp; Migrants ---</w:t>
              </w:r>
            </w:ins>
          </w:p>
        </w:tc>
        <w:tc>
          <w:tcPr>
            <w:tcW w:w="0" w:type="auto"/>
            <w:hideMark/>
          </w:tcPr>
          <w:p w14:paraId="53DC3257"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887" w:author="Rickey, Terry W (TJ) JR CIV USARMY CESAM (USA)" w:date="2026-01-14T11:22:00Z"/>
              </w:rPr>
              <w:pPrChange w:id="188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0" w:type="auto"/>
            <w:hideMark/>
          </w:tcPr>
          <w:p w14:paraId="418422B9"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889" w:author="Rickey, Terry W (TJ) JR CIV USARMY CESAM (USA)" w:date="2026-01-14T11:22:00Z"/>
              </w:rPr>
              <w:pPrChange w:id="189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61025A" w:rsidRPr="0061025A" w14:paraId="656A58F9" w14:textId="77777777" w:rsidTr="0061025A">
        <w:tblPrEx>
          <w:tblPrExChange w:id="189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189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189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C9BBE54" w14:textId="77777777" w:rsidR="0061025A" w:rsidRPr="0061025A" w:rsidRDefault="0061025A">
            <w:pPr>
              <w:rPr>
                <w:ins w:id="1894" w:author="Rickey, Terry W (TJ) JR CIV USARMY CESAM (USA)" w:date="2026-01-14T11:22:00Z"/>
              </w:rPr>
              <w:pPrChange w:id="1895" w:author="Rickey, Terry W (TJ) JR CIV USARMY CESAM (USA)" w:date="2026-01-14T12:27:00Z" w16du:dateUtc="2026-01-14T18:27:00Z">
                <w:pPr>
                  <w:pStyle w:val="Heading2"/>
                  <w:spacing w:line="259" w:lineRule="auto"/>
                </w:pPr>
              </w:pPrChange>
            </w:pPr>
            <w:ins w:id="1896" w:author="Rickey, Terry W (TJ) JR CIV USARMY CESAM (USA)" w:date="2026-01-14T11:22:00Z">
              <w:r w:rsidRPr="0061025A">
                <w:t>Alabama Hog Sucker</w:t>
              </w:r>
            </w:ins>
          </w:p>
        </w:tc>
        <w:tc>
          <w:tcPr>
            <w:tcW w:w="0" w:type="auto"/>
            <w:hideMark/>
            <w:tcPrChange w:id="189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5DE1886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898" w:author="Rickey, Terry W (TJ) JR CIV USARMY CESAM (USA)" w:date="2026-01-14T11:22:00Z"/>
              </w:rPr>
              <w:pPrChange w:id="189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00" w:author="Rickey, Terry W (TJ) JR CIV USARMY CESAM (USA)" w:date="2026-01-14T11:22:00Z">
              <w:r w:rsidRPr="0061025A">
                <w:t>A. Fluvial Specialist</w:t>
              </w:r>
            </w:ins>
          </w:p>
        </w:tc>
        <w:tc>
          <w:tcPr>
            <w:tcW w:w="0" w:type="auto"/>
            <w:hideMark/>
            <w:tcPrChange w:id="190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03B1390"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02" w:author="Rickey, Terry W (TJ) JR CIV USARMY CESAM (USA)" w:date="2026-01-14T11:22:00Z"/>
              </w:rPr>
              <w:pPrChange w:id="190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04" w:author="Rickey, Terry W (TJ) JR CIV USARMY CESAM (USA)" w:date="2026-01-14T11:22:00Z">
              <w:r w:rsidRPr="0061025A">
                <w:t>Requires flowing water and clean substrate.</w:t>
              </w:r>
            </w:ins>
          </w:p>
        </w:tc>
      </w:tr>
      <w:tr w:rsidR="0061025A" w:rsidRPr="0061025A" w14:paraId="66D16C5B" w14:textId="77777777" w:rsidTr="0061025A">
        <w:trPr>
          <w:cnfStyle w:val="000000100000" w:firstRow="0" w:lastRow="0" w:firstColumn="0" w:lastColumn="0" w:oddVBand="0" w:evenVBand="0" w:oddHBand="1" w:evenHBand="0" w:firstRowFirstColumn="0" w:firstRowLastColumn="0" w:lastRowFirstColumn="0" w:lastRowLastColumn="0"/>
          <w:ins w:id="190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3BE4243F" w14:textId="77777777" w:rsidR="0061025A" w:rsidRPr="0061025A" w:rsidRDefault="0061025A">
            <w:pPr>
              <w:rPr>
                <w:ins w:id="1906" w:author="Rickey, Terry W (TJ) JR CIV USARMY CESAM (USA)" w:date="2026-01-14T11:22:00Z"/>
              </w:rPr>
              <w:pPrChange w:id="1907" w:author="Rickey, Terry W (TJ) JR CIV USARMY CESAM (USA)" w:date="2026-01-14T12:27:00Z" w16du:dateUtc="2026-01-14T18:27:00Z">
                <w:pPr>
                  <w:pStyle w:val="Heading2"/>
                  <w:spacing w:line="259" w:lineRule="auto"/>
                </w:pPr>
              </w:pPrChange>
            </w:pPr>
            <w:ins w:id="1908" w:author="Rickey, Terry W (TJ) JR CIV USARMY CESAM (USA)" w:date="2026-01-14T11:22:00Z">
              <w:r w:rsidRPr="0061025A">
                <w:t>Blue Sucker</w:t>
              </w:r>
            </w:ins>
          </w:p>
        </w:tc>
        <w:tc>
          <w:tcPr>
            <w:tcW w:w="0" w:type="auto"/>
            <w:hideMark/>
          </w:tcPr>
          <w:p w14:paraId="3A4F4BEB"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09" w:author="Rickey, Terry W (TJ) JR CIV USARMY CESAM (USA)" w:date="2026-01-14T11:22:00Z"/>
              </w:rPr>
              <w:pPrChange w:id="191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11" w:author="Rickey, Terry W (TJ) JR CIV USARMY CESAM (USA)" w:date="2026-01-14T11:22:00Z">
              <w:r w:rsidRPr="0061025A">
                <w:t>A. Fluvial Specialist</w:t>
              </w:r>
            </w:ins>
          </w:p>
        </w:tc>
        <w:tc>
          <w:tcPr>
            <w:tcW w:w="0" w:type="auto"/>
            <w:hideMark/>
          </w:tcPr>
          <w:p w14:paraId="0F2057B5"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12" w:author="Rickey, Terry W (TJ) JR CIV USARMY CESAM (USA)" w:date="2026-01-14T11:22:00Z"/>
              </w:rPr>
              <w:pPrChange w:id="191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14" w:author="Rickey, Terry W (TJ) JR CIV USARMY CESAM (USA)" w:date="2026-01-14T11:22:00Z">
              <w:r w:rsidRPr="0061025A">
                <w:t>Iconic large-river, strong-current species.</w:t>
              </w:r>
            </w:ins>
          </w:p>
        </w:tc>
      </w:tr>
      <w:tr w:rsidR="0061025A" w:rsidRPr="0061025A" w14:paraId="1BD401A5" w14:textId="77777777" w:rsidTr="0061025A">
        <w:tblPrEx>
          <w:tblPrExChange w:id="191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191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191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0B36C258" w14:textId="77777777" w:rsidR="0061025A" w:rsidRPr="0061025A" w:rsidRDefault="0061025A">
            <w:pPr>
              <w:rPr>
                <w:ins w:id="1918" w:author="Rickey, Terry W (TJ) JR CIV USARMY CESAM (USA)" w:date="2026-01-14T11:22:00Z"/>
              </w:rPr>
              <w:pPrChange w:id="1919" w:author="Rickey, Terry W (TJ) JR CIV USARMY CESAM (USA)" w:date="2026-01-14T12:27:00Z" w16du:dateUtc="2026-01-14T18:27:00Z">
                <w:pPr>
                  <w:pStyle w:val="Heading2"/>
                  <w:spacing w:line="259" w:lineRule="auto"/>
                </w:pPr>
              </w:pPrChange>
            </w:pPr>
            <w:ins w:id="1920" w:author="Rickey, Terry W (TJ) JR CIV USARMY CESAM (USA)" w:date="2026-01-14T11:22:00Z">
              <w:r w:rsidRPr="0061025A">
                <w:t>Highfin Carpsucker</w:t>
              </w:r>
            </w:ins>
          </w:p>
        </w:tc>
        <w:tc>
          <w:tcPr>
            <w:tcW w:w="0" w:type="auto"/>
            <w:hideMark/>
            <w:tcPrChange w:id="192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ECA50EE"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22" w:author="Rickey, Terry W (TJ) JR CIV USARMY CESAM (USA)" w:date="2026-01-14T11:22:00Z"/>
              </w:rPr>
              <w:pPrChange w:id="192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24" w:author="Rickey, Terry W (TJ) JR CIV USARMY CESAM (USA)" w:date="2026-01-14T11:22:00Z">
              <w:r w:rsidRPr="0061025A">
                <w:t>A. Fluvial Specialist</w:t>
              </w:r>
            </w:ins>
          </w:p>
        </w:tc>
        <w:tc>
          <w:tcPr>
            <w:tcW w:w="0" w:type="auto"/>
            <w:hideMark/>
            <w:tcPrChange w:id="192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28FA5AF"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26" w:author="Rickey, Terry W (TJ) JR CIV USARMY CESAM (USA)" w:date="2026-01-14T11:22:00Z"/>
              </w:rPr>
              <w:pPrChange w:id="192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28" w:author="Rickey, Terry W (TJ) JR CIV USARMY CESAM (USA)" w:date="2026-01-14T11:22:00Z">
              <w:r w:rsidRPr="0061025A">
                <w:t>Large-river sucker, known to be migratory.</w:t>
              </w:r>
            </w:ins>
          </w:p>
        </w:tc>
      </w:tr>
      <w:tr w:rsidR="0061025A" w:rsidRPr="0061025A" w14:paraId="63336E95" w14:textId="77777777" w:rsidTr="0061025A">
        <w:trPr>
          <w:cnfStyle w:val="000000100000" w:firstRow="0" w:lastRow="0" w:firstColumn="0" w:lastColumn="0" w:oddVBand="0" w:evenVBand="0" w:oddHBand="1" w:evenHBand="0" w:firstRowFirstColumn="0" w:firstRowLastColumn="0" w:lastRowFirstColumn="0" w:lastRowLastColumn="0"/>
          <w:ins w:id="192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2F4FCCF7" w14:textId="77777777" w:rsidR="0061025A" w:rsidRPr="0061025A" w:rsidRDefault="0061025A">
            <w:pPr>
              <w:rPr>
                <w:ins w:id="1930" w:author="Rickey, Terry W (TJ) JR CIV USARMY CESAM (USA)" w:date="2026-01-14T11:22:00Z"/>
              </w:rPr>
              <w:pPrChange w:id="1931" w:author="Rickey, Terry W (TJ) JR CIV USARMY CESAM (USA)" w:date="2026-01-14T12:27:00Z" w16du:dateUtc="2026-01-14T18:27:00Z">
                <w:pPr>
                  <w:pStyle w:val="Heading2"/>
                  <w:spacing w:line="259" w:lineRule="auto"/>
                </w:pPr>
              </w:pPrChange>
            </w:pPr>
            <w:ins w:id="1932" w:author="Rickey, Terry W (TJ) JR CIV USARMY CESAM (USA)" w:date="2026-01-14T11:22:00Z">
              <w:r w:rsidRPr="0061025A">
                <w:t>Paddlefish</w:t>
              </w:r>
            </w:ins>
          </w:p>
        </w:tc>
        <w:tc>
          <w:tcPr>
            <w:tcW w:w="0" w:type="auto"/>
            <w:hideMark/>
          </w:tcPr>
          <w:p w14:paraId="2376F826"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33" w:author="Rickey, Terry W (TJ) JR CIV USARMY CESAM (USA)" w:date="2026-01-14T11:22:00Z"/>
              </w:rPr>
              <w:pPrChange w:id="193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35" w:author="Rickey, Terry W (TJ) JR CIV USARMY CESAM (USA)" w:date="2026-01-14T11:22:00Z">
              <w:r w:rsidRPr="0061025A">
                <w:t>A. Fluvial Specialist</w:t>
              </w:r>
            </w:ins>
          </w:p>
        </w:tc>
        <w:tc>
          <w:tcPr>
            <w:tcW w:w="0" w:type="auto"/>
            <w:hideMark/>
          </w:tcPr>
          <w:p w14:paraId="261A8A2C"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36" w:author="Rickey, Terry W (TJ) JR CIV USARMY CESAM (USA)" w:date="2026-01-14T11:22:00Z"/>
              </w:rPr>
              <w:pPrChange w:id="193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38" w:author="Rickey, Terry W (TJ) JR CIV USARMY CESAM (USA)" w:date="2026-01-14T11:22:00Z">
              <w:r w:rsidRPr="0061025A">
                <w:t>Large-river, pelagic, highly migratory.</w:t>
              </w:r>
            </w:ins>
          </w:p>
        </w:tc>
      </w:tr>
      <w:tr w:rsidR="0061025A" w:rsidRPr="0061025A" w14:paraId="2B87C492" w14:textId="77777777" w:rsidTr="0061025A">
        <w:tblPrEx>
          <w:tblPrExChange w:id="193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194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194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47263799" w14:textId="77777777" w:rsidR="0061025A" w:rsidRPr="0061025A" w:rsidRDefault="0061025A">
            <w:pPr>
              <w:rPr>
                <w:ins w:id="1942" w:author="Rickey, Terry W (TJ) JR CIV USARMY CESAM (USA)" w:date="2026-01-14T11:22:00Z"/>
              </w:rPr>
              <w:pPrChange w:id="1943" w:author="Rickey, Terry W (TJ) JR CIV USARMY CESAM (USA)" w:date="2026-01-14T12:27:00Z" w16du:dateUtc="2026-01-14T18:27:00Z">
                <w:pPr>
                  <w:pStyle w:val="Heading2"/>
                  <w:spacing w:line="259" w:lineRule="auto"/>
                </w:pPr>
              </w:pPrChange>
            </w:pPr>
            <w:ins w:id="1944" w:author="Rickey, Terry W (TJ) JR CIV USARMY CESAM (USA)" w:date="2026-01-14T11:22:00Z">
              <w:r w:rsidRPr="0061025A">
                <w:t>River Carpsucker</w:t>
              </w:r>
            </w:ins>
          </w:p>
        </w:tc>
        <w:tc>
          <w:tcPr>
            <w:tcW w:w="0" w:type="auto"/>
            <w:hideMark/>
            <w:tcPrChange w:id="194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02FD0E2"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46" w:author="Rickey, Terry W (TJ) JR CIV USARMY CESAM (USA)" w:date="2026-01-14T11:22:00Z"/>
              </w:rPr>
              <w:pPrChange w:id="194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48" w:author="Rickey, Terry W (TJ) JR CIV USARMY CESAM (USA)" w:date="2026-01-14T11:22:00Z">
              <w:r w:rsidRPr="0061025A">
                <w:t>A. Fluvial Specialist</w:t>
              </w:r>
            </w:ins>
          </w:p>
        </w:tc>
        <w:tc>
          <w:tcPr>
            <w:tcW w:w="0" w:type="auto"/>
            <w:hideMark/>
            <w:tcPrChange w:id="194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56D41F2"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50" w:author="Rickey, Terry W (TJ) JR CIV USARMY CESAM (USA)" w:date="2026-01-14T11:22:00Z"/>
              </w:rPr>
              <w:pPrChange w:id="195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52" w:author="Rickey, Terry W (TJ) JR CIV USARMY CESAM (USA)" w:date="2026-01-14T11:22:00Z">
              <w:r w:rsidRPr="0061025A">
                <w:t>Prefers main channels of large rivers.</w:t>
              </w:r>
            </w:ins>
          </w:p>
        </w:tc>
      </w:tr>
      <w:tr w:rsidR="0061025A" w:rsidRPr="0061025A" w14:paraId="7B35A299" w14:textId="77777777" w:rsidTr="0061025A">
        <w:trPr>
          <w:cnfStyle w:val="000000100000" w:firstRow="0" w:lastRow="0" w:firstColumn="0" w:lastColumn="0" w:oddVBand="0" w:evenVBand="0" w:oddHBand="1" w:evenHBand="0" w:firstRowFirstColumn="0" w:firstRowLastColumn="0" w:lastRowFirstColumn="0" w:lastRowLastColumn="0"/>
          <w:ins w:id="1953"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128CDED9" w14:textId="77777777" w:rsidR="0061025A" w:rsidRPr="0061025A" w:rsidRDefault="0061025A">
            <w:pPr>
              <w:rPr>
                <w:ins w:id="1954" w:author="Rickey, Terry W (TJ) JR CIV USARMY CESAM (USA)" w:date="2026-01-14T11:22:00Z"/>
              </w:rPr>
              <w:pPrChange w:id="1955" w:author="Rickey, Terry W (TJ) JR CIV USARMY CESAM (USA)" w:date="2026-01-14T12:27:00Z" w16du:dateUtc="2026-01-14T18:27:00Z">
                <w:pPr>
                  <w:pStyle w:val="Heading2"/>
                  <w:spacing w:line="259" w:lineRule="auto"/>
                </w:pPr>
              </w:pPrChange>
            </w:pPr>
            <w:ins w:id="1956" w:author="Rickey, Terry W (TJ) JR CIV USARMY CESAM (USA)" w:date="2026-01-14T11:22:00Z">
              <w:r w:rsidRPr="0061025A">
                <w:t>River Redhorse</w:t>
              </w:r>
            </w:ins>
          </w:p>
        </w:tc>
        <w:tc>
          <w:tcPr>
            <w:tcW w:w="0" w:type="auto"/>
            <w:hideMark/>
          </w:tcPr>
          <w:p w14:paraId="414DDB16"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57" w:author="Rickey, Terry W (TJ) JR CIV USARMY CESAM (USA)" w:date="2026-01-14T11:22:00Z"/>
              </w:rPr>
              <w:pPrChange w:id="195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59" w:author="Rickey, Terry W (TJ) JR CIV USARMY CESAM (USA)" w:date="2026-01-14T11:22:00Z">
              <w:r w:rsidRPr="0061025A">
                <w:t>A. Fluvial Specialist</w:t>
              </w:r>
            </w:ins>
          </w:p>
        </w:tc>
        <w:tc>
          <w:tcPr>
            <w:tcW w:w="0" w:type="auto"/>
            <w:hideMark/>
          </w:tcPr>
          <w:p w14:paraId="62DAB3EE"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60" w:author="Rickey, Terry W (TJ) JR CIV USARMY CESAM (USA)" w:date="2026-01-14T11:22:00Z"/>
              </w:rPr>
              <w:pPrChange w:id="196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62" w:author="Rickey, Terry W (TJ) JR CIV USARMY CESAM (USA)" w:date="2026-01-14T11:22:00Z">
              <w:r w:rsidRPr="0061025A">
                <w:t>Requires clean gravel for spawning in flowing water.</w:t>
              </w:r>
            </w:ins>
          </w:p>
        </w:tc>
      </w:tr>
      <w:tr w:rsidR="0061025A" w:rsidRPr="0061025A" w14:paraId="05E31137" w14:textId="77777777" w:rsidTr="0061025A">
        <w:tblPrEx>
          <w:tblPrExChange w:id="1963"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1964"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1965"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3ABD26C" w14:textId="77777777" w:rsidR="0061025A" w:rsidRPr="0061025A" w:rsidRDefault="0061025A">
            <w:pPr>
              <w:rPr>
                <w:ins w:id="1966" w:author="Rickey, Terry W (TJ) JR CIV USARMY CESAM (USA)" w:date="2026-01-14T11:22:00Z"/>
              </w:rPr>
              <w:pPrChange w:id="1967" w:author="Rickey, Terry W (TJ) JR CIV USARMY CESAM (USA)" w:date="2026-01-14T12:27:00Z" w16du:dateUtc="2026-01-14T18:27:00Z">
                <w:pPr>
                  <w:pStyle w:val="Heading2"/>
                  <w:spacing w:line="259" w:lineRule="auto"/>
                </w:pPr>
              </w:pPrChange>
            </w:pPr>
            <w:ins w:id="1968" w:author="Rickey, Terry W (TJ) JR CIV USARMY CESAM (USA)" w:date="2026-01-14T11:22:00Z">
              <w:r w:rsidRPr="0061025A">
                <w:t>Shorthead Redhorse</w:t>
              </w:r>
            </w:ins>
          </w:p>
        </w:tc>
        <w:tc>
          <w:tcPr>
            <w:tcW w:w="0" w:type="auto"/>
            <w:hideMark/>
            <w:tcPrChange w:id="196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1B4696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70" w:author="Rickey, Terry W (TJ) JR CIV USARMY CESAM (USA)" w:date="2026-01-14T11:22:00Z"/>
              </w:rPr>
              <w:pPrChange w:id="197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72" w:author="Rickey, Terry W (TJ) JR CIV USARMY CESAM (USA)" w:date="2026-01-14T11:22:00Z">
              <w:r w:rsidRPr="0061025A">
                <w:t>A. Fluvial Specialist</w:t>
              </w:r>
            </w:ins>
          </w:p>
        </w:tc>
        <w:tc>
          <w:tcPr>
            <w:tcW w:w="0" w:type="auto"/>
            <w:hideMark/>
            <w:tcPrChange w:id="197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13C6B0A"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74" w:author="Rickey, Terry W (TJ) JR CIV USARMY CESAM (USA)" w:date="2026-01-14T11:22:00Z"/>
              </w:rPr>
              <w:pPrChange w:id="197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76" w:author="Rickey, Terry W (TJ) JR CIV USARMY CESAM (USA)" w:date="2026-01-14T11:22:00Z">
              <w:r w:rsidRPr="0061025A">
                <w:t>Migratory, requires flowing water.</w:t>
              </w:r>
            </w:ins>
          </w:p>
        </w:tc>
      </w:tr>
      <w:tr w:rsidR="0061025A" w:rsidRPr="0061025A" w14:paraId="60F14CBC" w14:textId="77777777" w:rsidTr="0061025A">
        <w:trPr>
          <w:cnfStyle w:val="000000100000" w:firstRow="0" w:lastRow="0" w:firstColumn="0" w:lastColumn="0" w:oddVBand="0" w:evenVBand="0" w:oddHBand="1" w:evenHBand="0" w:firstRowFirstColumn="0" w:firstRowLastColumn="0" w:lastRowFirstColumn="0" w:lastRowLastColumn="0"/>
          <w:ins w:id="1977"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73182664" w14:textId="77777777" w:rsidR="0061025A" w:rsidRPr="0061025A" w:rsidRDefault="0061025A">
            <w:pPr>
              <w:rPr>
                <w:ins w:id="1978" w:author="Rickey, Terry W (TJ) JR CIV USARMY CESAM (USA)" w:date="2026-01-14T11:22:00Z"/>
              </w:rPr>
              <w:pPrChange w:id="1979" w:author="Rickey, Terry W (TJ) JR CIV USARMY CESAM (USA)" w:date="2026-01-14T12:27:00Z" w16du:dateUtc="2026-01-14T18:27:00Z">
                <w:pPr>
                  <w:pStyle w:val="Heading2"/>
                  <w:spacing w:line="259" w:lineRule="auto"/>
                </w:pPr>
              </w:pPrChange>
            </w:pPr>
            <w:ins w:id="1980" w:author="Rickey, Terry W (TJ) JR CIV USARMY CESAM (USA)" w:date="2026-01-14T11:22:00Z">
              <w:r w:rsidRPr="0061025A">
                <w:t>Silver Redhorse</w:t>
              </w:r>
            </w:ins>
          </w:p>
        </w:tc>
        <w:tc>
          <w:tcPr>
            <w:tcW w:w="0" w:type="auto"/>
            <w:hideMark/>
          </w:tcPr>
          <w:p w14:paraId="0085B8FC"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81" w:author="Rickey, Terry W (TJ) JR CIV USARMY CESAM (USA)" w:date="2026-01-14T11:22:00Z"/>
              </w:rPr>
              <w:pPrChange w:id="198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83" w:author="Rickey, Terry W (TJ) JR CIV USARMY CESAM (USA)" w:date="2026-01-14T11:22:00Z">
              <w:r w:rsidRPr="0061025A">
                <w:t>A. Fluvial Specialist</w:t>
              </w:r>
            </w:ins>
          </w:p>
        </w:tc>
        <w:tc>
          <w:tcPr>
            <w:tcW w:w="0" w:type="auto"/>
            <w:hideMark/>
          </w:tcPr>
          <w:p w14:paraId="25163B65"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1984" w:author="Rickey, Terry W (TJ) JR CIV USARMY CESAM (USA)" w:date="2026-01-14T11:22:00Z"/>
              </w:rPr>
              <w:pPrChange w:id="198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1986" w:author="Rickey, Terry W (TJ) JR CIV USARMY CESAM (USA)" w:date="2026-01-14T11:22:00Z">
              <w:r w:rsidRPr="0061025A">
                <w:t>Migratory, prefers large rivers.</w:t>
              </w:r>
            </w:ins>
          </w:p>
        </w:tc>
      </w:tr>
      <w:tr w:rsidR="0061025A" w:rsidRPr="0061025A" w14:paraId="29DC5825" w14:textId="77777777" w:rsidTr="0061025A">
        <w:tblPrEx>
          <w:tblPrExChange w:id="1987"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1988"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1989"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419B2BC" w14:textId="77777777" w:rsidR="0061025A" w:rsidRPr="0061025A" w:rsidRDefault="0061025A">
            <w:pPr>
              <w:rPr>
                <w:ins w:id="1990" w:author="Rickey, Terry W (TJ) JR CIV USARMY CESAM (USA)" w:date="2026-01-14T11:22:00Z"/>
              </w:rPr>
              <w:pPrChange w:id="1991" w:author="Rickey, Terry W (TJ) JR CIV USARMY CESAM (USA)" w:date="2026-01-14T12:27:00Z" w16du:dateUtc="2026-01-14T18:27:00Z">
                <w:pPr>
                  <w:pStyle w:val="Heading2"/>
                  <w:spacing w:line="259" w:lineRule="auto"/>
                </w:pPr>
              </w:pPrChange>
            </w:pPr>
            <w:ins w:id="1992" w:author="Rickey, Terry W (TJ) JR CIV USARMY CESAM (USA)" w:date="2026-01-14T11:22:00Z">
              <w:r w:rsidRPr="0061025A">
                <w:t>Skipjack Herring</w:t>
              </w:r>
            </w:ins>
          </w:p>
        </w:tc>
        <w:tc>
          <w:tcPr>
            <w:tcW w:w="0" w:type="auto"/>
            <w:hideMark/>
            <w:tcPrChange w:id="199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8EA9DC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94" w:author="Rickey, Terry W (TJ) JR CIV USARMY CESAM (USA)" w:date="2026-01-14T11:22:00Z"/>
              </w:rPr>
              <w:pPrChange w:id="199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1996" w:author="Rickey, Terry W (TJ) JR CIV USARMY CESAM (USA)" w:date="2026-01-14T11:22:00Z">
              <w:r w:rsidRPr="0061025A">
                <w:t>A. Fluvial Specialist</w:t>
              </w:r>
            </w:ins>
          </w:p>
        </w:tc>
        <w:tc>
          <w:tcPr>
            <w:tcW w:w="0" w:type="auto"/>
            <w:hideMark/>
            <w:tcPrChange w:id="199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BB3C013"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1998" w:author="Rickey, Terry W (TJ) JR CIV USARMY CESAM (USA)" w:date="2026-01-14T11:22:00Z"/>
              </w:rPr>
              <w:pPrChange w:id="199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00" w:author="Rickey, Terry W (TJ) JR CIV USARMY CESAM (USA)" w:date="2026-01-14T11:22:00Z">
              <w:r w:rsidRPr="0061025A">
                <w:t>Highly migratory, open-water pelagic species.</w:t>
              </w:r>
            </w:ins>
          </w:p>
        </w:tc>
      </w:tr>
      <w:tr w:rsidR="0061025A" w:rsidRPr="0061025A" w14:paraId="552DC5D2" w14:textId="77777777" w:rsidTr="0061025A">
        <w:trPr>
          <w:cnfStyle w:val="000000100000" w:firstRow="0" w:lastRow="0" w:firstColumn="0" w:lastColumn="0" w:oddVBand="0" w:evenVBand="0" w:oddHBand="1" w:evenHBand="0" w:firstRowFirstColumn="0" w:firstRowLastColumn="0" w:lastRowFirstColumn="0" w:lastRowLastColumn="0"/>
          <w:ins w:id="200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052E429C" w14:textId="77777777" w:rsidR="0061025A" w:rsidRPr="0061025A" w:rsidRDefault="0061025A">
            <w:pPr>
              <w:rPr>
                <w:ins w:id="2002" w:author="Rickey, Terry W (TJ) JR CIV USARMY CESAM (USA)" w:date="2026-01-14T11:22:00Z"/>
              </w:rPr>
              <w:pPrChange w:id="2003" w:author="Rickey, Terry W (TJ) JR CIV USARMY CESAM (USA)" w:date="2026-01-14T12:27:00Z" w16du:dateUtc="2026-01-14T18:27:00Z">
                <w:pPr>
                  <w:pStyle w:val="Heading2"/>
                  <w:spacing w:line="259" w:lineRule="auto"/>
                </w:pPr>
              </w:pPrChange>
            </w:pPr>
            <w:ins w:id="2004" w:author="Rickey, Terry W (TJ) JR CIV USARMY CESAM (USA)" w:date="2026-01-14T11:22:00Z">
              <w:r w:rsidRPr="0061025A">
                <w:t>Smallmouth Buffalo</w:t>
              </w:r>
            </w:ins>
          </w:p>
        </w:tc>
        <w:tc>
          <w:tcPr>
            <w:tcW w:w="0" w:type="auto"/>
            <w:hideMark/>
          </w:tcPr>
          <w:p w14:paraId="5ABE12DE"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05" w:author="Rickey, Terry W (TJ) JR CIV USARMY CESAM (USA)" w:date="2026-01-14T11:22:00Z"/>
              </w:rPr>
              <w:pPrChange w:id="200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07" w:author="Rickey, Terry W (TJ) JR CIV USARMY CESAM (USA)" w:date="2026-01-14T11:22:00Z">
              <w:r w:rsidRPr="0061025A">
                <w:t>A. Fluvial Specialist</w:t>
              </w:r>
            </w:ins>
          </w:p>
        </w:tc>
        <w:tc>
          <w:tcPr>
            <w:tcW w:w="0" w:type="auto"/>
            <w:hideMark/>
          </w:tcPr>
          <w:p w14:paraId="48E6B154"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08" w:author="Rickey, Terry W (TJ) JR CIV USARMY CESAM (USA)" w:date="2026-01-14T11:22:00Z"/>
              </w:rPr>
              <w:pPrChange w:id="200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10" w:author="Rickey, Terry W (TJ) JR CIV USARMY CESAM (USA)" w:date="2026-01-14T11:22:00Z">
              <w:r w:rsidRPr="0061025A">
                <w:t>Large-river, migratory, key commercial species.</w:t>
              </w:r>
            </w:ins>
          </w:p>
        </w:tc>
      </w:tr>
      <w:tr w:rsidR="0061025A" w:rsidRPr="0061025A" w14:paraId="5FBA93B0" w14:textId="77777777" w:rsidTr="0061025A">
        <w:tblPrEx>
          <w:tblPrExChange w:id="201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01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01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80AEF1E" w14:textId="77777777" w:rsidR="0061025A" w:rsidRPr="0061025A" w:rsidRDefault="0061025A">
            <w:pPr>
              <w:rPr>
                <w:ins w:id="2014" w:author="Rickey, Terry W (TJ) JR CIV USARMY CESAM (USA)" w:date="2026-01-14T11:22:00Z"/>
              </w:rPr>
              <w:pPrChange w:id="2015" w:author="Rickey, Terry W (TJ) JR CIV USARMY CESAM (USA)" w:date="2026-01-14T12:27:00Z" w16du:dateUtc="2026-01-14T18:27:00Z">
                <w:pPr>
                  <w:pStyle w:val="Heading2"/>
                  <w:spacing w:line="259" w:lineRule="auto"/>
                </w:pPr>
              </w:pPrChange>
            </w:pPr>
            <w:ins w:id="2016" w:author="Rickey, Terry W (TJ) JR CIV USARMY CESAM (USA)" w:date="2026-01-14T11:22:00Z">
              <w:r w:rsidRPr="0061025A">
                <w:t>Southern Walleye</w:t>
              </w:r>
            </w:ins>
          </w:p>
        </w:tc>
        <w:tc>
          <w:tcPr>
            <w:tcW w:w="0" w:type="auto"/>
            <w:hideMark/>
            <w:tcPrChange w:id="201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68425F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18" w:author="Rickey, Terry W (TJ) JR CIV USARMY CESAM (USA)" w:date="2026-01-14T11:22:00Z"/>
              </w:rPr>
              <w:pPrChange w:id="201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20" w:author="Rickey, Terry W (TJ) JR CIV USARMY CESAM (USA)" w:date="2026-01-14T11:22:00Z">
              <w:r w:rsidRPr="0061025A">
                <w:t>A. Fluvial Specialist</w:t>
              </w:r>
            </w:ins>
          </w:p>
        </w:tc>
        <w:tc>
          <w:tcPr>
            <w:tcW w:w="0" w:type="auto"/>
            <w:hideMark/>
            <w:tcPrChange w:id="202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6B16D4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22" w:author="Rickey, Terry W (TJ) JR CIV USARMY CESAM (USA)" w:date="2026-01-14T11:22:00Z"/>
              </w:rPr>
              <w:pPrChange w:id="202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24" w:author="Rickey, Terry W (TJ) JR CIV USARMY CESAM (USA)" w:date="2026-01-14T11:22:00Z">
              <w:r w:rsidRPr="0061025A">
                <w:t>Extremely rare, requires cool, flowing water.</w:t>
              </w:r>
            </w:ins>
          </w:p>
        </w:tc>
      </w:tr>
      <w:tr w:rsidR="0061025A" w:rsidRPr="0061025A" w14:paraId="323811D0" w14:textId="77777777" w:rsidTr="0061025A">
        <w:trPr>
          <w:cnfStyle w:val="000000100000" w:firstRow="0" w:lastRow="0" w:firstColumn="0" w:lastColumn="0" w:oddVBand="0" w:evenVBand="0" w:oddHBand="1" w:evenHBand="0" w:firstRowFirstColumn="0" w:firstRowLastColumn="0" w:lastRowFirstColumn="0" w:lastRowLastColumn="0"/>
          <w:ins w:id="202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13C09EAE" w14:textId="77777777" w:rsidR="0061025A" w:rsidRPr="0061025A" w:rsidRDefault="0061025A">
            <w:pPr>
              <w:rPr>
                <w:ins w:id="2026" w:author="Rickey, Terry W (TJ) JR CIV USARMY CESAM (USA)" w:date="2026-01-14T11:22:00Z"/>
              </w:rPr>
              <w:pPrChange w:id="2027" w:author="Rickey, Terry W (TJ) JR CIV USARMY CESAM (USA)" w:date="2026-01-14T12:27:00Z" w16du:dateUtc="2026-01-14T18:27:00Z">
                <w:pPr>
                  <w:pStyle w:val="Heading2"/>
                  <w:spacing w:line="259" w:lineRule="auto"/>
                </w:pPr>
              </w:pPrChange>
            </w:pPr>
            <w:ins w:id="2028" w:author="Rickey, Terry W (TJ) JR CIV USARMY CESAM (USA)" w:date="2026-01-14T11:22:00Z">
              <w:r w:rsidRPr="0061025A">
                <w:t>Striped Bass</w:t>
              </w:r>
            </w:ins>
          </w:p>
        </w:tc>
        <w:tc>
          <w:tcPr>
            <w:tcW w:w="0" w:type="auto"/>
            <w:hideMark/>
          </w:tcPr>
          <w:p w14:paraId="5F944796"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29" w:author="Rickey, Terry W (TJ) JR CIV USARMY CESAM (USA)" w:date="2026-01-14T11:22:00Z"/>
              </w:rPr>
              <w:pPrChange w:id="203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31" w:author="Rickey, Terry W (TJ) JR CIV USARMY CESAM (USA)" w:date="2026-01-14T11:22:00Z">
              <w:r w:rsidRPr="0061025A">
                <w:t>A. Fluvial Specialist</w:t>
              </w:r>
            </w:ins>
          </w:p>
        </w:tc>
        <w:tc>
          <w:tcPr>
            <w:tcW w:w="0" w:type="auto"/>
            <w:hideMark/>
          </w:tcPr>
          <w:p w14:paraId="568B1F2E"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32" w:author="Rickey, Terry W (TJ) JR CIV USARMY CESAM (USA)" w:date="2026-01-14T11:22:00Z"/>
              </w:rPr>
              <w:pPrChange w:id="203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34" w:author="Rickey, Terry W (TJ) JR CIV USARMY CESAM (USA)" w:date="2026-01-14T11:22:00Z">
              <w:r w:rsidRPr="0061025A">
                <w:t>Anadromous/potamodromous, highly migratory.</w:t>
              </w:r>
            </w:ins>
          </w:p>
        </w:tc>
      </w:tr>
      <w:tr w:rsidR="0061025A" w:rsidRPr="0061025A" w14:paraId="7723DCF4" w14:textId="77777777" w:rsidTr="0061025A">
        <w:tblPrEx>
          <w:tblPrExChange w:id="203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03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03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C1013D5" w14:textId="77777777" w:rsidR="0061025A" w:rsidRPr="0061025A" w:rsidRDefault="0061025A">
            <w:pPr>
              <w:rPr>
                <w:ins w:id="2038" w:author="Rickey, Terry W (TJ) JR CIV USARMY CESAM (USA)" w:date="2026-01-14T11:22:00Z"/>
              </w:rPr>
              <w:pPrChange w:id="2039" w:author="Rickey, Terry W (TJ) JR CIV USARMY CESAM (USA)" w:date="2026-01-14T12:27:00Z" w16du:dateUtc="2026-01-14T18:27:00Z">
                <w:pPr>
                  <w:pStyle w:val="Heading2"/>
                  <w:spacing w:line="259" w:lineRule="auto"/>
                </w:pPr>
              </w:pPrChange>
            </w:pPr>
            <w:ins w:id="2040" w:author="Rickey, Terry W (TJ) JR CIV USARMY CESAM (USA)" w:date="2026-01-14T11:22:00Z">
              <w:r w:rsidRPr="0061025A">
                <w:t>White Bass</w:t>
              </w:r>
            </w:ins>
          </w:p>
        </w:tc>
        <w:tc>
          <w:tcPr>
            <w:tcW w:w="0" w:type="auto"/>
            <w:hideMark/>
            <w:tcPrChange w:id="204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FD59FDA"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42" w:author="Rickey, Terry W (TJ) JR CIV USARMY CESAM (USA)" w:date="2026-01-14T11:22:00Z"/>
              </w:rPr>
              <w:pPrChange w:id="204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44" w:author="Rickey, Terry W (TJ) JR CIV USARMY CESAM (USA)" w:date="2026-01-14T11:22:00Z">
              <w:r w:rsidRPr="0061025A">
                <w:t>A. Fluvial Specialist</w:t>
              </w:r>
            </w:ins>
          </w:p>
        </w:tc>
        <w:tc>
          <w:tcPr>
            <w:tcW w:w="0" w:type="auto"/>
            <w:hideMark/>
            <w:tcPrChange w:id="204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162675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46" w:author="Rickey, Terry W (TJ) JR CIV USARMY CESAM (USA)" w:date="2026-01-14T11:22:00Z"/>
              </w:rPr>
              <w:pPrChange w:id="204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48" w:author="Rickey, Terry W (TJ) JR CIV USARMY CESAM (USA)" w:date="2026-01-14T11:22:00Z">
              <w:r w:rsidRPr="0061025A">
                <w:t>Known for long-distance spring spawning runs.</w:t>
              </w:r>
            </w:ins>
          </w:p>
        </w:tc>
      </w:tr>
      <w:tr w:rsidR="0061025A" w:rsidRPr="0061025A" w14:paraId="0EF7579B" w14:textId="77777777" w:rsidTr="0061025A">
        <w:trPr>
          <w:cnfStyle w:val="000000100000" w:firstRow="0" w:lastRow="0" w:firstColumn="0" w:lastColumn="0" w:oddVBand="0" w:evenVBand="0" w:oddHBand="1" w:evenHBand="0" w:firstRowFirstColumn="0" w:firstRowLastColumn="0" w:lastRowFirstColumn="0" w:lastRowLastColumn="0"/>
          <w:ins w:id="204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35E0871C" w14:textId="77777777" w:rsidR="0061025A" w:rsidRPr="0061025A" w:rsidRDefault="0061025A">
            <w:pPr>
              <w:rPr>
                <w:ins w:id="2050" w:author="Rickey, Terry W (TJ) JR CIV USARMY CESAM (USA)" w:date="2026-01-14T11:22:00Z"/>
              </w:rPr>
              <w:pPrChange w:id="2051" w:author="Rickey, Terry W (TJ) JR CIV USARMY CESAM (USA)" w:date="2026-01-14T12:27:00Z" w16du:dateUtc="2026-01-14T18:27:00Z">
                <w:pPr>
                  <w:pStyle w:val="Heading2"/>
                  <w:spacing w:line="259" w:lineRule="auto"/>
                </w:pPr>
              </w:pPrChange>
            </w:pPr>
            <w:ins w:id="2052" w:author="Rickey, Terry W (TJ) JR CIV USARMY CESAM (USA)" w:date="2026-01-14T11:22:00Z">
              <w:r w:rsidRPr="0061025A">
                <w:t>Wiper Bass</w:t>
              </w:r>
            </w:ins>
          </w:p>
        </w:tc>
        <w:tc>
          <w:tcPr>
            <w:tcW w:w="0" w:type="auto"/>
            <w:hideMark/>
          </w:tcPr>
          <w:p w14:paraId="01AC0A6D"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53" w:author="Rickey, Terry W (TJ) JR CIV USARMY CESAM (USA)" w:date="2026-01-14T11:22:00Z"/>
              </w:rPr>
              <w:pPrChange w:id="205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55" w:author="Rickey, Terry W (TJ) JR CIV USARMY CESAM (USA)" w:date="2026-01-14T11:22:00Z">
              <w:r w:rsidRPr="0061025A">
                <w:t>A. Fluvial Specialist</w:t>
              </w:r>
            </w:ins>
          </w:p>
        </w:tc>
        <w:tc>
          <w:tcPr>
            <w:tcW w:w="0" w:type="auto"/>
            <w:hideMark/>
          </w:tcPr>
          <w:p w14:paraId="4018B57D"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56" w:author="Rickey, Terry W (TJ) JR CIV USARMY CESAM (USA)" w:date="2026-01-14T11:22:00Z"/>
              </w:rPr>
              <w:pPrChange w:id="205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58" w:author="Rickey, Terry W (TJ) JR CIV USARMY CESAM (USA)" w:date="2026-01-14T11:22:00Z">
              <w:r w:rsidRPr="0061025A">
                <w:t>Hybrid, but functionally a large, migratory predator.</w:t>
              </w:r>
            </w:ins>
          </w:p>
        </w:tc>
      </w:tr>
      <w:tr w:rsidR="0061025A" w:rsidRPr="0061025A" w14:paraId="2FC8CBD7" w14:textId="77777777" w:rsidTr="0061025A">
        <w:tblPrEx>
          <w:tblPrExChange w:id="205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06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06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41E87B99" w14:textId="77777777" w:rsidR="0061025A" w:rsidRPr="0061025A" w:rsidRDefault="0061025A">
            <w:pPr>
              <w:rPr>
                <w:ins w:id="2062" w:author="Rickey, Terry W (TJ) JR CIV USARMY CESAM (USA)" w:date="2026-01-14T11:22:00Z"/>
              </w:rPr>
              <w:pPrChange w:id="2063" w:author="Rickey, Terry W (TJ) JR CIV USARMY CESAM (USA)" w:date="2026-01-14T12:27:00Z" w16du:dateUtc="2026-01-14T18:27:00Z">
                <w:pPr>
                  <w:pStyle w:val="Heading2"/>
                  <w:spacing w:line="259" w:lineRule="auto"/>
                </w:pPr>
              </w:pPrChange>
            </w:pPr>
            <w:ins w:id="2064" w:author="Rickey, Terry W (TJ) JR CIV USARMY CESAM (USA)" w:date="2026-01-14T11:22:00Z">
              <w:r w:rsidRPr="0061025A">
                <w:t>--- Resident Predators (Sport Fish &amp; Other) ---</w:t>
              </w:r>
            </w:ins>
          </w:p>
        </w:tc>
        <w:tc>
          <w:tcPr>
            <w:tcW w:w="0" w:type="auto"/>
            <w:hideMark/>
            <w:tcPrChange w:id="206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EDA6F75"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66" w:author="Rickey, Terry W (TJ) JR CIV USARMY CESAM (USA)" w:date="2026-01-14T11:22:00Z"/>
              </w:rPr>
              <w:pPrChange w:id="206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Change w:id="2068"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CF28AEE"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69" w:author="Rickey, Terry W (TJ) JR CIV USARMY CESAM (USA)" w:date="2026-01-14T11:22:00Z"/>
              </w:rPr>
              <w:pPrChange w:id="207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61025A" w:rsidRPr="0061025A" w14:paraId="7EF28A6D" w14:textId="77777777" w:rsidTr="0061025A">
        <w:trPr>
          <w:cnfStyle w:val="000000100000" w:firstRow="0" w:lastRow="0" w:firstColumn="0" w:lastColumn="0" w:oddVBand="0" w:evenVBand="0" w:oddHBand="1" w:evenHBand="0" w:firstRowFirstColumn="0" w:firstRowLastColumn="0" w:lastRowFirstColumn="0" w:lastRowLastColumn="0"/>
          <w:ins w:id="207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540C8DA" w14:textId="77777777" w:rsidR="0061025A" w:rsidRPr="0061025A" w:rsidRDefault="0061025A">
            <w:pPr>
              <w:rPr>
                <w:ins w:id="2072" w:author="Rickey, Terry W (TJ) JR CIV USARMY CESAM (USA)" w:date="2026-01-14T11:22:00Z"/>
              </w:rPr>
              <w:pPrChange w:id="2073" w:author="Rickey, Terry W (TJ) JR CIV USARMY CESAM (USA)" w:date="2026-01-14T12:27:00Z" w16du:dateUtc="2026-01-14T18:27:00Z">
                <w:pPr>
                  <w:pStyle w:val="Heading2"/>
                  <w:spacing w:line="259" w:lineRule="auto"/>
                </w:pPr>
              </w:pPrChange>
            </w:pPr>
            <w:ins w:id="2074" w:author="Rickey, Terry W (TJ) JR CIV USARMY CESAM (USA)" w:date="2026-01-14T11:22:00Z">
              <w:r w:rsidRPr="0061025A">
                <w:t>Alabama Bass</w:t>
              </w:r>
            </w:ins>
          </w:p>
        </w:tc>
        <w:tc>
          <w:tcPr>
            <w:tcW w:w="0" w:type="auto"/>
            <w:hideMark/>
          </w:tcPr>
          <w:p w14:paraId="6166338D"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75" w:author="Rickey, Terry W (TJ) JR CIV USARMY CESAM (USA)" w:date="2026-01-14T11:22:00Z"/>
              </w:rPr>
              <w:pPrChange w:id="207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77" w:author="Rickey, Terry W (TJ) JR CIV USARMY CESAM (USA)" w:date="2026-01-14T11:22:00Z">
              <w:r w:rsidRPr="0061025A">
                <w:t>B. Resident Predator</w:t>
              </w:r>
            </w:ins>
          </w:p>
        </w:tc>
        <w:tc>
          <w:tcPr>
            <w:tcW w:w="0" w:type="auto"/>
            <w:hideMark/>
          </w:tcPr>
          <w:p w14:paraId="28D498B1"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78" w:author="Rickey, Terry W (TJ) JR CIV USARMY CESAM (USA)" w:date="2026-01-14T11:22:00Z"/>
              </w:rPr>
              <w:pPrChange w:id="207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080" w:author="Rickey, Terry W (TJ) JR CIV USARMY CESAM (USA)" w:date="2026-01-14T11:22:00Z">
              <w:r w:rsidRPr="0061025A">
                <w:t>Key sport fish, structure-oriented.</w:t>
              </w:r>
            </w:ins>
          </w:p>
        </w:tc>
      </w:tr>
      <w:tr w:rsidR="0061025A" w:rsidRPr="0061025A" w14:paraId="0765759B" w14:textId="77777777" w:rsidTr="0061025A">
        <w:tblPrEx>
          <w:tblPrExChange w:id="208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08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08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39B5666B" w14:textId="77777777" w:rsidR="0061025A" w:rsidRPr="0061025A" w:rsidRDefault="0061025A">
            <w:pPr>
              <w:rPr>
                <w:ins w:id="2084" w:author="Rickey, Terry W (TJ) JR CIV USARMY CESAM (USA)" w:date="2026-01-14T11:22:00Z"/>
              </w:rPr>
              <w:pPrChange w:id="2085" w:author="Rickey, Terry W (TJ) JR CIV USARMY CESAM (USA)" w:date="2026-01-14T12:27:00Z" w16du:dateUtc="2026-01-14T18:27:00Z">
                <w:pPr>
                  <w:pStyle w:val="Heading2"/>
                  <w:spacing w:line="259" w:lineRule="auto"/>
                </w:pPr>
              </w:pPrChange>
            </w:pPr>
            <w:ins w:id="2086" w:author="Rickey, Terry W (TJ) JR CIV USARMY CESAM (USA)" w:date="2026-01-14T11:22:00Z">
              <w:r w:rsidRPr="0061025A">
                <w:t>Black Crappie</w:t>
              </w:r>
            </w:ins>
          </w:p>
        </w:tc>
        <w:tc>
          <w:tcPr>
            <w:tcW w:w="0" w:type="auto"/>
            <w:hideMark/>
            <w:tcPrChange w:id="208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F26E33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88" w:author="Rickey, Terry W (TJ) JR CIV USARMY CESAM (USA)" w:date="2026-01-14T11:22:00Z"/>
              </w:rPr>
              <w:pPrChange w:id="208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90" w:author="Rickey, Terry W (TJ) JR CIV USARMY CESAM (USA)" w:date="2026-01-14T11:22:00Z">
              <w:r w:rsidRPr="0061025A">
                <w:t>B. Resident Predator</w:t>
              </w:r>
            </w:ins>
          </w:p>
        </w:tc>
        <w:tc>
          <w:tcPr>
            <w:tcW w:w="0" w:type="auto"/>
            <w:hideMark/>
            <w:tcPrChange w:id="209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11E7DF12"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092" w:author="Rickey, Terry W (TJ) JR CIV USARMY CESAM (USA)" w:date="2026-01-14T11:22:00Z"/>
              </w:rPr>
              <w:pPrChange w:id="209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094" w:author="Rickey, Terry W (TJ) JR CIV USARMY CESAM (USA)" w:date="2026-01-14T11:22:00Z">
              <w:r w:rsidRPr="0061025A">
                <w:t>Sport fish, prefers slower water/structure.</w:t>
              </w:r>
            </w:ins>
          </w:p>
        </w:tc>
      </w:tr>
      <w:tr w:rsidR="0061025A" w:rsidRPr="0061025A" w14:paraId="536CFCF4" w14:textId="77777777" w:rsidTr="0061025A">
        <w:trPr>
          <w:cnfStyle w:val="000000100000" w:firstRow="0" w:lastRow="0" w:firstColumn="0" w:lastColumn="0" w:oddVBand="0" w:evenVBand="0" w:oddHBand="1" w:evenHBand="0" w:firstRowFirstColumn="0" w:firstRowLastColumn="0" w:lastRowFirstColumn="0" w:lastRowLastColumn="0"/>
          <w:ins w:id="209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A5D7A66" w14:textId="77777777" w:rsidR="0061025A" w:rsidRPr="0061025A" w:rsidRDefault="0061025A">
            <w:pPr>
              <w:rPr>
                <w:ins w:id="2096" w:author="Rickey, Terry W (TJ) JR CIV USARMY CESAM (USA)" w:date="2026-01-14T11:22:00Z"/>
              </w:rPr>
              <w:pPrChange w:id="2097" w:author="Rickey, Terry W (TJ) JR CIV USARMY CESAM (USA)" w:date="2026-01-14T12:27:00Z" w16du:dateUtc="2026-01-14T18:27:00Z">
                <w:pPr>
                  <w:pStyle w:val="Heading2"/>
                  <w:spacing w:line="259" w:lineRule="auto"/>
                </w:pPr>
              </w:pPrChange>
            </w:pPr>
            <w:ins w:id="2098" w:author="Rickey, Terry W (TJ) JR CIV USARMY CESAM (USA)" w:date="2026-01-14T11:22:00Z">
              <w:r w:rsidRPr="0061025A">
                <w:t>Blue Catfish</w:t>
              </w:r>
            </w:ins>
          </w:p>
        </w:tc>
        <w:tc>
          <w:tcPr>
            <w:tcW w:w="0" w:type="auto"/>
            <w:hideMark/>
          </w:tcPr>
          <w:p w14:paraId="4F2D72A5"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099" w:author="Rickey, Terry W (TJ) JR CIV USARMY CESAM (USA)" w:date="2026-01-14T11:22:00Z"/>
              </w:rPr>
              <w:pPrChange w:id="210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01" w:author="Rickey, Terry W (TJ) JR CIV USARMY CESAM (USA)" w:date="2026-01-14T11:22:00Z">
              <w:r w:rsidRPr="0061025A">
                <w:t>B. Resident Predator</w:t>
              </w:r>
            </w:ins>
          </w:p>
        </w:tc>
        <w:tc>
          <w:tcPr>
            <w:tcW w:w="0" w:type="auto"/>
            <w:hideMark/>
          </w:tcPr>
          <w:p w14:paraId="1D940AB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02" w:author="Rickey, Terry W (TJ) JR CIV USARMY CESAM (USA)" w:date="2026-01-14T11:22:00Z"/>
              </w:rPr>
              <w:pPrChange w:id="210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04" w:author="Rickey, Terry W (TJ) JR CIV USARMY CESAM (USA)" w:date="2026-01-14T11:22:00Z">
              <w:r w:rsidRPr="0061025A">
                <w:t>Large-river predator, but more generalist than specialists.</w:t>
              </w:r>
            </w:ins>
          </w:p>
        </w:tc>
      </w:tr>
      <w:tr w:rsidR="0061025A" w:rsidRPr="0061025A" w14:paraId="20C7FDFA" w14:textId="77777777" w:rsidTr="0061025A">
        <w:tblPrEx>
          <w:tblPrExChange w:id="210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10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10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173105FE" w14:textId="77777777" w:rsidR="0061025A" w:rsidRPr="0061025A" w:rsidRDefault="0061025A">
            <w:pPr>
              <w:rPr>
                <w:ins w:id="2108" w:author="Rickey, Terry W (TJ) JR CIV USARMY CESAM (USA)" w:date="2026-01-14T11:22:00Z"/>
              </w:rPr>
              <w:pPrChange w:id="2109" w:author="Rickey, Terry W (TJ) JR CIV USARMY CESAM (USA)" w:date="2026-01-14T12:27:00Z" w16du:dateUtc="2026-01-14T18:27:00Z">
                <w:pPr>
                  <w:pStyle w:val="Heading2"/>
                  <w:spacing w:line="259" w:lineRule="auto"/>
                </w:pPr>
              </w:pPrChange>
            </w:pPr>
            <w:ins w:id="2110" w:author="Rickey, Terry W (TJ) JR CIV USARMY CESAM (USA)" w:date="2026-01-14T11:22:00Z">
              <w:r w:rsidRPr="0061025A">
                <w:t>Bluegill</w:t>
              </w:r>
            </w:ins>
          </w:p>
        </w:tc>
        <w:tc>
          <w:tcPr>
            <w:tcW w:w="0" w:type="auto"/>
            <w:hideMark/>
            <w:tcPrChange w:id="211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EBFA396"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12" w:author="Rickey, Terry W (TJ) JR CIV USARMY CESAM (USA)" w:date="2026-01-14T11:22:00Z"/>
              </w:rPr>
              <w:pPrChange w:id="211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14" w:author="Rickey, Terry W (TJ) JR CIV USARMY CESAM (USA)" w:date="2026-01-14T11:22:00Z">
              <w:r w:rsidRPr="0061025A">
                <w:t>B. Resident Predator</w:t>
              </w:r>
            </w:ins>
          </w:p>
        </w:tc>
        <w:tc>
          <w:tcPr>
            <w:tcW w:w="0" w:type="auto"/>
            <w:hideMark/>
            <w:tcPrChange w:id="211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8F381D1"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16" w:author="Rickey, Terry W (TJ) JR CIV USARMY CESAM (USA)" w:date="2026-01-14T11:22:00Z"/>
              </w:rPr>
              <w:pPrChange w:id="211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18" w:author="Rickey, Terry W (TJ) JR CIV USARMY CESAM (USA)" w:date="2026-01-14T11:22:00Z">
              <w:r w:rsidRPr="0061025A">
                <w:t>Ubiquitous sport fish, littoral/structure-oriented.</w:t>
              </w:r>
            </w:ins>
          </w:p>
        </w:tc>
      </w:tr>
      <w:tr w:rsidR="0061025A" w:rsidRPr="0061025A" w14:paraId="7F312D93" w14:textId="77777777" w:rsidTr="0061025A">
        <w:trPr>
          <w:cnfStyle w:val="000000100000" w:firstRow="0" w:lastRow="0" w:firstColumn="0" w:lastColumn="0" w:oddVBand="0" w:evenVBand="0" w:oddHBand="1" w:evenHBand="0" w:firstRowFirstColumn="0" w:firstRowLastColumn="0" w:lastRowFirstColumn="0" w:lastRowLastColumn="0"/>
          <w:ins w:id="211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33672B80" w14:textId="77777777" w:rsidR="0061025A" w:rsidRPr="0061025A" w:rsidRDefault="0061025A">
            <w:pPr>
              <w:rPr>
                <w:ins w:id="2120" w:author="Rickey, Terry W (TJ) JR CIV USARMY CESAM (USA)" w:date="2026-01-14T11:22:00Z"/>
              </w:rPr>
              <w:pPrChange w:id="2121" w:author="Rickey, Terry W (TJ) JR CIV USARMY CESAM (USA)" w:date="2026-01-14T12:27:00Z" w16du:dateUtc="2026-01-14T18:27:00Z">
                <w:pPr>
                  <w:pStyle w:val="Heading2"/>
                  <w:spacing w:line="259" w:lineRule="auto"/>
                </w:pPr>
              </w:pPrChange>
            </w:pPr>
            <w:ins w:id="2122" w:author="Rickey, Terry W (TJ) JR CIV USARMY CESAM (USA)" w:date="2026-01-14T11:22:00Z">
              <w:r w:rsidRPr="0061025A">
                <w:t>Bowfin</w:t>
              </w:r>
            </w:ins>
          </w:p>
        </w:tc>
        <w:tc>
          <w:tcPr>
            <w:tcW w:w="0" w:type="auto"/>
            <w:hideMark/>
          </w:tcPr>
          <w:p w14:paraId="17FC9283"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23" w:author="Rickey, Terry W (TJ) JR CIV USARMY CESAM (USA)" w:date="2026-01-14T11:22:00Z"/>
              </w:rPr>
              <w:pPrChange w:id="212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25" w:author="Rickey, Terry W (TJ) JR CIV USARMY CESAM (USA)" w:date="2026-01-14T11:22:00Z">
              <w:r w:rsidRPr="0061025A">
                <w:t>B. Resident Predator</w:t>
              </w:r>
            </w:ins>
          </w:p>
        </w:tc>
        <w:tc>
          <w:tcPr>
            <w:tcW w:w="0" w:type="auto"/>
            <w:hideMark/>
          </w:tcPr>
          <w:p w14:paraId="4F8D6A3B"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26" w:author="Rickey, Terry W (TJ) JR CIV USARMY CESAM (USA)" w:date="2026-01-14T11:22:00Z"/>
              </w:rPr>
              <w:pPrChange w:id="212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28" w:author="Rickey, Terry W (TJ) JR CIV USARMY CESAM (USA)" w:date="2026-01-14T11:22:00Z">
              <w:r w:rsidRPr="0061025A">
                <w:t>Ambush predator of slow-moving backwaters.</w:t>
              </w:r>
            </w:ins>
          </w:p>
        </w:tc>
      </w:tr>
      <w:tr w:rsidR="0061025A" w:rsidRPr="0061025A" w14:paraId="43AD3896" w14:textId="77777777" w:rsidTr="0061025A">
        <w:tblPrEx>
          <w:tblPrExChange w:id="212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13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13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1CAE5FEF" w14:textId="77777777" w:rsidR="0061025A" w:rsidRPr="0061025A" w:rsidRDefault="0061025A">
            <w:pPr>
              <w:rPr>
                <w:ins w:id="2132" w:author="Rickey, Terry W (TJ) JR CIV USARMY CESAM (USA)" w:date="2026-01-14T11:22:00Z"/>
              </w:rPr>
              <w:pPrChange w:id="2133" w:author="Rickey, Terry W (TJ) JR CIV USARMY CESAM (USA)" w:date="2026-01-14T12:27:00Z" w16du:dateUtc="2026-01-14T18:27:00Z">
                <w:pPr>
                  <w:pStyle w:val="Heading2"/>
                  <w:spacing w:line="259" w:lineRule="auto"/>
                </w:pPr>
              </w:pPrChange>
            </w:pPr>
            <w:ins w:id="2134" w:author="Rickey, Terry W (TJ) JR CIV USARMY CESAM (USA)" w:date="2026-01-14T11:22:00Z">
              <w:r w:rsidRPr="0061025A">
                <w:t>Channel Catfish</w:t>
              </w:r>
            </w:ins>
          </w:p>
        </w:tc>
        <w:tc>
          <w:tcPr>
            <w:tcW w:w="0" w:type="auto"/>
            <w:hideMark/>
            <w:tcPrChange w:id="213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8A30D4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36" w:author="Rickey, Terry W (TJ) JR CIV USARMY CESAM (USA)" w:date="2026-01-14T11:22:00Z"/>
              </w:rPr>
              <w:pPrChange w:id="213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38" w:author="Rickey, Terry W (TJ) JR CIV USARMY CESAM (USA)" w:date="2026-01-14T11:22:00Z">
              <w:r w:rsidRPr="0061025A">
                <w:t>B. Resident Predator</w:t>
              </w:r>
            </w:ins>
          </w:p>
        </w:tc>
        <w:tc>
          <w:tcPr>
            <w:tcW w:w="0" w:type="auto"/>
            <w:hideMark/>
            <w:tcPrChange w:id="213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5241DC4C"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40" w:author="Rickey, Terry W (TJ) JR CIV USARMY CESAM (USA)" w:date="2026-01-14T11:22:00Z"/>
              </w:rPr>
              <w:pPrChange w:id="214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42" w:author="Rickey, Terry W (TJ) JR CIV USARMY CESAM (USA)" w:date="2026-01-14T11:22:00Z">
              <w:r w:rsidRPr="0061025A">
                <w:t>Generalist predator found in all habitats.</w:t>
              </w:r>
            </w:ins>
          </w:p>
        </w:tc>
      </w:tr>
      <w:tr w:rsidR="0061025A" w:rsidRPr="0061025A" w14:paraId="772A5B45" w14:textId="77777777" w:rsidTr="0061025A">
        <w:trPr>
          <w:cnfStyle w:val="000000100000" w:firstRow="0" w:lastRow="0" w:firstColumn="0" w:lastColumn="0" w:oddVBand="0" w:evenVBand="0" w:oddHBand="1" w:evenHBand="0" w:firstRowFirstColumn="0" w:firstRowLastColumn="0" w:lastRowFirstColumn="0" w:lastRowLastColumn="0"/>
          <w:ins w:id="2143"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67609853" w14:textId="77777777" w:rsidR="0061025A" w:rsidRPr="0061025A" w:rsidRDefault="0061025A">
            <w:pPr>
              <w:rPr>
                <w:ins w:id="2144" w:author="Rickey, Terry W (TJ) JR CIV USARMY CESAM (USA)" w:date="2026-01-14T11:22:00Z"/>
              </w:rPr>
              <w:pPrChange w:id="2145" w:author="Rickey, Terry W (TJ) JR CIV USARMY CESAM (USA)" w:date="2026-01-14T12:27:00Z" w16du:dateUtc="2026-01-14T18:27:00Z">
                <w:pPr>
                  <w:pStyle w:val="Heading2"/>
                  <w:spacing w:line="259" w:lineRule="auto"/>
                </w:pPr>
              </w:pPrChange>
            </w:pPr>
            <w:ins w:id="2146" w:author="Rickey, Terry W (TJ) JR CIV USARMY CESAM (USA)" w:date="2026-01-14T11:22:00Z">
              <w:r w:rsidRPr="0061025A">
                <w:t>Flathead Catfish</w:t>
              </w:r>
            </w:ins>
          </w:p>
        </w:tc>
        <w:tc>
          <w:tcPr>
            <w:tcW w:w="0" w:type="auto"/>
            <w:hideMark/>
          </w:tcPr>
          <w:p w14:paraId="7FC08D14"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47" w:author="Rickey, Terry W (TJ) JR CIV USARMY CESAM (USA)" w:date="2026-01-14T11:22:00Z"/>
              </w:rPr>
              <w:pPrChange w:id="214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49" w:author="Rickey, Terry W (TJ) JR CIV USARMY CESAM (USA)" w:date="2026-01-14T11:22:00Z">
              <w:r w:rsidRPr="0061025A">
                <w:t>B. Resident Predator</w:t>
              </w:r>
            </w:ins>
          </w:p>
        </w:tc>
        <w:tc>
          <w:tcPr>
            <w:tcW w:w="0" w:type="auto"/>
            <w:hideMark/>
          </w:tcPr>
          <w:p w14:paraId="18F12BC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50" w:author="Rickey, Terry W (TJ) JR CIV USARMY CESAM (USA)" w:date="2026-01-14T11:22:00Z"/>
              </w:rPr>
              <w:pPrChange w:id="215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52" w:author="Rickey, Terry W (TJ) JR CIV USARMY CESAM (USA)" w:date="2026-01-14T11:22:00Z">
              <w:r w:rsidRPr="0061025A">
                <w:t>Large-river apex predator, structure-oriented.</w:t>
              </w:r>
            </w:ins>
          </w:p>
        </w:tc>
      </w:tr>
      <w:tr w:rsidR="0061025A" w:rsidRPr="0061025A" w14:paraId="1201B36F" w14:textId="77777777" w:rsidTr="0061025A">
        <w:tblPrEx>
          <w:tblPrExChange w:id="2153"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154"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155"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EFC5350" w14:textId="77777777" w:rsidR="0061025A" w:rsidRPr="0061025A" w:rsidRDefault="0061025A">
            <w:pPr>
              <w:rPr>
                <w:ins w:id="2156" w:author="Rickey, Terry W (TJ) JR CIV USARMY CESAM (USA)" w:date="2026-01-14T11:22:00Z"/>
              </w:rPr>
              <w:pPrChange w:id="2157" w:author="Rickey, Terry W (TJ) JR CIV USARMY CESAM (USA)" w:date="2026-01-14T12:27:00Z" w16du:dateUtc="2026-01-14T18:27:00Z">
                <w:pPr>
                  <w:pStyle w:val="Heading2"/>
                  <w:spacing w:line="259" w:lineRule="auto"/>
                </w:pPr>
              </w:pPrChange>
            </w:pPr>
            <w:ins w:id="2158" w:author="Rickey, Terry W (TJ) JR CIV USARMY CESAM (USA)" w:date="2026-01-14T11:22:00Z">
              <w:r w:rsidRPr="0061025A">
                <w:t>Largemouth Bass</w:t>
              </w:r>
            </w:ins>
          </w:p>
        </w:tc>
        <w:tc>
          <w:tcPr>
            <w:tcW w:w="0" w:type="auto"/>
            <w:hideMark/>
            <w:tcPrChange w:id="215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114F79C"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60" w:author="Rickey, Terry W (TJ) JR CIV USARMY CESAM (USA)" w:date="2026-01-14T11:22:00Z"/>
              </w:rPr>
              <w:pPrChange w:id="216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62" w:author="Rickey, Terry W (TJ) JR CIV USARMY CESAM (USA)" w:date="2026-01-14T11:22:00Z">
              <w:r w:rsidRPr="0061025A">
                <w:t>B. Resident Predator</w:t>
              </w:r>
            </w:ins>
          </w:p>
        </w:tc>
        <w:tc>
          <w:tcPr>
            <w:tcW w:w="0" w:type="auto"/>
            <w:hideMark/>
            <w:tcPrChange w:id="216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C6BE374"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64" w:author="Rickey, Terry W (TJ) JR CIV USARMY CESAM (USA)" w:date="2026-01-14T11:22:00Z"/>
              </w:rPr>
              <w:pPrChange w:id="216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66" w:author="Rickey, Terry W (TJ) JR CIV USARMY CESAM (USA)" w:date="2026-01-14T11:22:00Z">
              <w:r w:rsidRPr="0061025A">
                <w:t>Key sport fish, thrives in slower, vegetated habitats.</w:t>
              </w:r>
            </w:ins>
          </w:p>
        </w:tc>
      </w:tr>
      <w:tr w:rsidR="0061025A" w:rsidRPr="0061025A" w14:paraId="0F5F76D5" w14:textId="77777777" w:rsidTr="0061025A">
        <w:trPr>
          <w:cnfStyle w:val="000000100000" w:firstRow="0" w:lastRow="0" w:firstColumn="0" w:lastColumn="0" w:oddVBand="0" w:evenVBand="0" w:oddHBand="1" w:evenHBand="0" w:firstRowFirstColumn="0" w:firstRowLastColumn="0" w:lastRowFirstColumn="0" w:lastRowLastColumn="0"/>
          <w:ins w:id="2167"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664D5814" w14:textId="77777777" w:rsidR="0061025A" w:rsidRPr="0061025A" w:rsidRDefault="0061025A">
            <w:pPr>
              <w:rPr>
                <w:ins w:id="2168" w:author="Rickey, Terry W (TJ) JR CIV USARMY CESAM (USA)" w:date="2026-01-14T11:22:00Z"/>
              </w:rPr>
              <w:pPrChange w:id="2169" w:author="Rickey, Terry W (TJ) JR CIV USARMY CESAM (USA)" w:date="2026-01-14T12:27:00Z" w16du:dateUtc="2026-01-14T18:27:00Z">
                <w:pPr>
                  <w:pStyle w:val="Heading2"/>
                  <w:spacing w:line="259" w:lineRule="auto"/>
                </w:pPr>
              </w:pPrChange>
            </w:pPr>
            <w:ins w:id="2170" w:author="Rickey, Terry W (TJ) JR CIV USARMY CESAM (USA)" w:date="2026-01-14T11:22:00Z">
              <w:r w:rsidRPr="0061025A">
                <w:t>Longear Sunfish</w:t>
              </w:r>
            </w:ins>
          </w:p>
        </w:tc>
        <w:tc>
          <w:tcPr>
            <w:tcW w:w="0" w:type="auto"/>
            <w:hideMark/>
          </w:tcPr>
          <w:p w14:paraId="4038DE4B"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71" w:author="Rickey, Terry W (TJ) JR CIV USARMY CESAM (USA)" w:date="2026-01-14T11:22:00Z"/>
              </w:rPr>
              <w:pPrChange w:id="217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73" w:author="Rickey, Terry W (TJ) JR CIV USARMY CESAM (USA)" w:date="2026-01-14T11:22:00Z">
              <w:r w:rsidRPr="0061025A">
                <w:t>B. Resident Predator</w:t>
              </w:r>
            </w:ins>
          </w:p>
        </w:tc>
        <w:tc>
          <w:tcPr>
            <w:tcW w:w="0" w:type="auto"/>
            <w:hideMark/>
          </w:tcPr>
          <w:p w14:paraId="60B4B3B8"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74" w:author="Rickey, Terry W (TJ) JR CIV USARMY CESAM (USA)" w:date="2026-01-14T11:22:00Z"/>
              </w:rPr>
              <w:pPrChange w:id="217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76" w:author="Rickey, Terry W (TJ) JR CIV USARMY CESAM (USA)" w:date="2026-01-14T11:22:00Z">
              <w:r w:rsidRPr="0061025A">
                <w:t>Common sunfish, generalist.</w:t>
              </w:r>
            </w:ins>
          </w:p>
        </w:tc>
      </w:tr>
      <w:tr w:rsidR="0061025A" w:rsidRPr="0061025A" w14:paraId="60907F11" w14:textId="77777777" w:rsidTr="0061025A">
        <w:tblPrEx>
          <w:tblPrExChange w:id="2177"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178"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179"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C5E8CD0" w14:textId="77777777" w:rsidR="0061025A" w:rsidRPr="0061025A" w:rsidRDefault="0061025A">
            <w:pPr>
              <w:rPr>
                <w:ins w:id="2180" w:author="Rickey, Terry W (TJ) JR CIV USARMY CESAM (USA)" w:date="2026-01-14T11:22:00Z"/>
              </w:rPr>
              <w:pPrChange w:id="2181" w:author="Rickey, Terry W (TJ) JR CIV USARMY CESAM (USA)" w:date="2026-01-14T12:27:00Z" w16du:dateUtc="2026-01-14T18:27:00Z">
                <w:pPr>
                  <w:pStyle w:val="Heading2"/>
                  <w:spacing w:line="259" w:lineRule="auto"/>
                </w:pPr>
              </w:pPrChange>
            </w:pPr>
            <w:ins w:id="2182" w:author="Rickey, Terry W (TJ) JR CIV USARMY CESAM (USA)" w:date="2026-01-14T11:22:00Z">
              <w:r w:rsidRPr="0061025A">
                <w:t>Longnose Gar</w:t>
              </w:r>
            </w:ins>
          </w:p>
        </w:tc>
        <w:tc>
          <w:tcPr>
            <w:tcW w:w="0" w:type="auto"/>
            <w:hideMark/>
            <w:tcPrChange w:id="218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24CF3AF"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84" w:author="Rickey, Terry W (TJ) JR CIV USARMY CESAM (USA)" w:date="2026-01-14T11:22:00Z"/>
              </w:rPr>
              <w:pPrChange w:id="218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86" w:author="Rickey, Terry W (TJ) JR CIV USARMY CESAM (USA)" w:date="2026-01-14T11:22:00Z">
              <w:r w:rsidRPr="0061025A">
                <w:t>B. Resident Predator</w:t>
              </w:r>
            </w:ins>
          </w:p>
        </w:tc>
        <w:tc>
          <w:tcPr>
            <w:tcW w:w="0" w:type="auto"/>
            <w:hideMark/>
            <w:tcPrChange w:id="218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D2D5E8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188" w:author="Rickey, Terry W (TJ) JR CIV USARMY CESAM (USA)" w:date="2026-01-14T11:22:00Z"/>
              </w:rPr>
              <w:pPrChange w:id="218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190" w:author="Rickey, Terry W (TJ) JR CIV USARMY CESAM (USA)" w:date="2026-01-14T11:22:00Z">
              <w:r w:rsidRPr="0061025A">
                <w:t>Generalist ambush predator.</w:t>
              </w:r>
            </w:ins>
          </w:p>
        </w:tc>
      </w:tr>
      <w:tr w:rsidR="0061025A" w:rsidRPr="0061025A" w14:paraId="0AC2E125" w14:textId="77777777" w:rsidTr="0061025A">
        <w:trPr>
          <w:cnfStyle w:val="000000100000" w:firstRow="0" w:lastRow="0" w:firstColumn="0" w:lastColumn="0" w:oddVBand="0" w:evenVBand="0" w:oddHBand="1" w:evenHBand="0" w:firstRowFirstColumn="0" w:firstRowLastColumn="0" w:lastRowFirstColumn="0" w:lastRowLastColumn="0"/>
          <w:ins w:id="219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22678C17" w14:textId="77777777" w:rsidR="0061025A" w:rsidRPr="0061025A" w:rsidRDefault="0061025A">
            <w:pPr>
              <w:rPr>
                <w:ins w:id="2192" w:author="Rickey, Terry W (TJ) JR CIV USARMY CESAM (USA)" w:date="2026-01-14T11:22:00Z"/>
              </w:rPr>
              <w:pPrChange w:id="2193" w:author="Rickey, Terry W (TJ) JR CIV USARMY CESAM (USA)" w:date="2026-01-14T12:27:00Z" w16du:dateUtc="2026-01-14T18:27:00Z">
                <w:pPr>
                  <w:pStyle w:val="Heading2"/>
                  <w:spacing w:line="259" w:lineRule="auto"/>
                </w:pPr>
              </w:pPrChange>
            </w:pPr>
            <w:ins w:id="2194" w:author="Rickey, Terry W (TJ) JR CIV USARMY CESAM (USA)" w:date="2026-01-14T11:22:00Z">
              <w:r w:rsidRPr="0061025A">
                <w:t>Redear Sunfish</w:t>
              </w:r>
            </w:ins>
          </w:p>
        </w:tc>
        <w:tc>
          <w:tcPr>
            <w:tcW w:w="0" w:type="auto"/>
            <w:hideMark/>
          </w:tcPr>
          <w:p w14:paraId="79760AD2"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95" w:author="Rickey, Terry W (TJ) JR CIV USARMY CESAM (USA)" w:date="2026-01-14T11:22:00Z"/>
              </w:rPr>
              <w:pPrChange w:id="219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197" w:author="Rickey, Terry W (TJ) JR CIV USARMY CESAM (USA)" w:date="2026-01-14T11:22:00Z">
              <w:r w:rsidRPr="0061025A">
                <w:t>B. Resident Predator</w:t>
              </w:r>
            </w:ins>
          </w:p>
        </w:tc>
        <w:tc>
          <w:tcPr>
            <w:tcW w:w="0" w:type="auto"/>
            <w:hideMark/>
          </w:tcPr>
          <w:p w14:paraId="408A0A88"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198" w:author="Rickey, Terry W (TJ) JR CIV USARMY CESAM (USA)" w:date="2026-01-14T11:22:00Z"/>
              </w:rPr>
              <w:pPrChange w:id="219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00" w:author="Rickey, Terry W (TJ) JR CIV USARMY CESAM (USA)" w:date="2026-01-14T11:22:00Z">
              <w:r w:rsidRPr="0061025A">
                <w:t>Common sunfish, often benthic-feeding.</w:t>
              </w:r>
            </w:ins>
          </w:p>
        </w:tc>
      </w:tr>
      <w:tr w:rsidR="0061025A" w:rsidRPr="0061025A" w14:paraId="587DE730" w14:textId="77777777" w:rsidTr="0061025A">
        <w:tblPrEx>
          <w:tblPrExChange w:id="220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20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20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714404D5" w14:textId="77777777" w:rsidR="0061025A" w:rsidRPr="0061025A" w:rsidRDefault="0061025A">
            <w:pPr>
              <w:rPr>
                <w:ins w:id="2204" w:author="Rickey, Terry W (TJ) JR CIV USARMY CESAM (USA)" w:date="2026-01-14T11:22:00Z"/>
              </w:rPr>
              <w:pPrChange w:id="2205" w:author="Rickey, Terry W (TJ) JR CIV USARMY CESAM (USA)" w:date="2026-01-14T12:27:00Z" w16du:dateUtc="2026-01-14T18:27:00Z">
                <w:pPr>
                  <w:pStyle w:val="Heading2"/>
                  <w:spacing w:line="259" w:lineRule="auto"/>
                </w:pPr>
              </w:pPrChange>
            </w:pPr>
            <w:ins w:id="2206" w:author="Rickey, Terry W (TJ) JR CIV USARMY CESAM (USA)" w:date="2026-01-14T11:22:00Z">
              <w:r w:rsidRPr="0061025A">
                <w:t>Spotted Bass</w:t>
              </w:r>
            </w:ins>
          </w:p>
        </w:tc>
        <w:tc>
          <w:tcPr>
            <w:tcW w:w="0" w:type="auto"/>
            <w:hideMark/>
            <w:tcPrChange w:id="220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597A48A7"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08" w:author="Rickey, Terry W (TJ) JR CIV USARMY CESAM (USA)" w:date="2026-01-14T11:22:00Z"/>
              </w:rPr>
              <w:pPrChange w:id="220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10" w:author="Rickey, Terry W (TJ) JR CIV USARMY CESAM (USA)" w:date="2026-01-14T11:22:00Z">
              <w:r w:rsidRPr="0061025A">
                <w:t>B. Resident Predator</w:t>
              </w:r>
            </w:ins>
          </w:p>
        </w:tc>
        <w:tc>
          <w:tcPr>
            <w:tcW w:w="0" w:type="auto"/>
            <w:hideMark/>
            <w:tcPrChange w:id="221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3421073"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12" w:author="Rickey, Terry W (TJ) JR CIV USARMY CESAM (USA)" w:date="2026-01-14T11:22:00Z"/>
              </w:rPr>
              <w:pPrChange w:id="221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14" w:author="Rickey, Terry W (TJ) JR CIV USARMY CESAM (USA)" w:date="2026-01-14T11:22:00Z">
              <w:r w:rsidRPr="0061025A">
                <w:t>Key sport fish, prefers current more than Largemouth.</w:t>
              </w:r>
            </w:ins>
          </w:p>
        </w:tc>
      </w:tr>
      <w:tr w:rsidR="0061025A" w:rsidRPr="0061025A" w14:paraId="6476C12E" w14:textId="77777777" w:rsidTr="0061025A">
        <w:trPr>
          <w:cnfStyle w:val="000000100000" w:firstRow="0" w:lastRow="0" w:firstColumn="0" w:lastColumn="0" w:oddVBand="0" w:evenVBand="0" w:oddHBand="1" w:evenHBand="0" w:firstRowFirstColumn="0" w:firstRowLastColumn="0" w:lastRowFirstColumn="0" w:lastRowLastColumn="0"/>
          <w:ins w:id="221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711B0D5A" w14:textId="77777777" w:rsidR="0061025A" w:rsidRPr="0061025A" w:rsidRDefault="0061025A">
            <w:pPr>
              <w:rPr>
                <w:ins w:id="2216" w:author="Rickey, Terry W (TJ) JR CIV USARMY CESAM (USA)" w:date="2026-01-14T11:22:00Z"/>
              </w:rPr>
              <w:pPrChange w:id="2217" w:author="Rickey, Terry W (TJ) JR CIV USARMY CESAM (USA)" w:date="2026-01-14T12:27:00Z" w16du:dateUtc="2026-01-14T18:27:00Z">
                <w:pPr>
                  <w:pStyle w:val="Heading2"/>
                  <w:spacing w:line="259" w:lineRule="auto"/>
                </w:pPr>
              </w:pPrChange>
            </w:pPr>
            <w:ins w:id="2218" w:author="Rickey, Terry W (TJ) JR CIV USARMY CESAM (USA)" w:date="2026-01-14T11:22:00Z">
              <w:r w:rsidRPr="0061025A">
                <w:t>Spotted Gar</w:t>
              </w:r>
            </w:ins>
          </w:p>
        </w:tc>
        <w:tc>
          <w:tcPr>
            <w:tcW w:w="0" w:type="auto"/>
            <w:hideMark/>
          </w:tcPr>
          <w:p w14:paraId="35DC2BA2"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19" w:author="Rickey, Terry W (TJ) JR CIV USARMY CESAM (USA)" w:date="2026-01-14T11:22:00Z"/>
              </w:rPr>
              <w:pPrChange w:id="222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21" w:author="Rickey, Terry W (TJ) JR CIV USARMY CESAM (USA)" w:date="2026-01-14T11:22:00Z">
              <w:r w:rsidRPr="0061025A">
                <w:t>B. Resident Predator</w:t>
              </w:r>
            </w:ins>
          </w:p>
        </w:tc>
        <w:tc>
          <w:tcPr>
            <w:tcW w:w="0" w:type="auto"/>
            <w:hideMark/>
          </w:tcPr>
          <w:p w14:paraId="5A82BC18"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22" w:author="Rickey, Terry W (TJ) JR CIV USARMY CESAM (USA)" w:date="2026-01-14T11:22:00Z"/>
              </w:rPr>
              <w:pPrChange w:id="222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24" w:author="Rickey, Terry W (TJ) JR CIV USARMY CESAM (USA)" w:date="2026-01-14T11:22:00Z">
              <w:r w:rsidRPr="0061025A">
                <w:t>Generalist ambush predator.</w:t>
              </w:r>
            </w:ins>
          </w:p>
        </w:tc>
      </w:tr>
      <w:tr w:rsidR="0061025A" w:rsidRPr="0061025A" w14:paraId="554EDC6F" w14:textId="77777777" w:rsidTr="0061025A">
        <w:tblPrEx>
          <w:tblPrExChange w:id="222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22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22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3ADDE118" w14:textId="77777777" w:rsidR="0061025A" w:rsidRPr="0061025A" w:rsidRDefault="0061025A">
            <w:pPr>
              <w:rPr>
                <w:ins w:id="2228" w:author="Rickey, Terry W (TJ) JR CIV USARMY CESAM (USA)" w:date="2026-01-14T11:22:00Z"/>
              </w:rPr>
              <w:pPrChange w:id="2229" w:author="Rickey, Terry W (TJ) JR CIV USARMY CESAM (USA)" w:date="2026-01-14T12:27:00Z" w16du:dateUtc="2026-01-14T18:27:00Z">
                <w:pPr>
                  <w:pStyle w:val="Heading2"/>
                  <w:spacing w:line="259" w:lineRule="auto"/>
                </w:pPr>
              </w:pPrChange>
            </w:pPr>
            <w:ins w:id="2230" w:author="Rickey, Terry W (TJ) JR CIV USARMY CESAM (USA)" w:date="2026-01-14T11:22:00Z">
              <w:r w:rsidRPr="0061025A">
                <w:t>Warmouth</w:t>
              </w:r>
            </w:ins>
          </w:p>
        </w:tc>
        <w:tc>
          <w:tcPr>
            <w:tcW w:w="0" w:type="auto"/>
            <w:hideMark/>
            <w:tcPrChange w:id="223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D113852"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32" w:author="Rickey, Terry W (TJ) JR CIV USARMY CESAM (USA)" w:date="2026-01-14T11:22:00Z"/>
              </w:rPr>
              <w:pPrChange w:id="223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34" w:author="Rickey, Terry W (TJ) JR CIV USARMY CESAM (USA)" w:date="2026-01-14T11:22:00Z">
              <w:r w:rsidRPr="0061025A">
                <w:t>B. Resident Predator</w:t>
              </w:r>
            </w:ins>
          </w:p>
        </w:tc>
        <w:tc>
          <w:tcPr>
            <w:tcW w:w="0" w:type="auto"/>
            <w:hideMark/>
            <w:tcPrChange w:id="223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8AAA37D"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36" w:author="Rickey, Terry W (TJ) JR CIV USARMY CESAM (USA)" w:date="2026-01-14T11:22:00Z"/>
              </w:rPr>
              <w:pPrChange w:id="223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38" w:author="Rickey, Terry W (TJ) JR CIV USARMY CESAM (USA)" w:date="2026-01-14T11:22:00Z">
              <w:r w:rsidRPr="0061025A">
                <w:t>Sunfish of slow, weedy habitats.</w:t>
              </w:r>
            </w:ins>
          </w:p>
        </w:tc>
      </w:tr>
      <w:tr w:rsidR="0061025A" w:rsidRPr="0061025A" w14:paraId="398C86A7" w14:textId="77777777" w:rsidTr="0061025A">
        <w:trPr>
          <w:cnfStyle w:val="000000100000" w:firstRow="0" w:lastRow="0" w:firstColumn="0" w:lastColumn="0" w:oddVBand="0" w:evenVBand="0" w:oddHBand="1" w:evenHBand="0" w:firstRowFirstColumn="0" w:firstRowLastColumn="0" w:lastRowFirstColumn="0" w:lastRowLastColumn="0"/>
          <w:ins w:id="223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D6B68FD" w14:textId="77777777" w:rsidR="0061025A" w:rsidRPr="0061025A" w:rsidRDefault="0061025A">
            <w:pPr>
              <w:rPr>
                <w:ins w:id="2240" w:author="Rickey, Terry W (TJ) JR CIV USARMY CESAM (USA)" w:date="2026-01-14T11:22:00Z"/>
              </w:rPr>
              <w:pPrChange w:id="2241" w:author="Rickey, Terry W (TJ) JR CIV USARMY CESAM (USA)" w:date="2026-01-14T12:27:00Z" w16du:dateUtc="2026-01-14T18:27:00Z">
                <w:pPr>
                  <w:pStyle w:val="Heading2"/>
                  <w:spacing w:line="259" w:lineRule="auto"/>
                </w:pPr>
              </w:pPrChange>
            </w:pPr>
            <w:ins w:id="2242" w:author="Rickey, Terry W (TJ) JR CIV USARMY CESAM (USA)" w:date="2026-01-14T11:22:00Z">
              <w:r w:rsidRPr="0061025A">
                <w:t>White Crappie</w:t>
              </w:r>
            </w:ins>
          </w:p>
        </w:tc>
        <w:tc>
          <w:tcPr>
            <w:tcW w:w="0" w:type="auto"/>
            <w:hideMark/>
          </w:tcPr>
          <w:p w14:paraId="2CA78382"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43" w:author="Rickey, Terry W (TJ) JR CIV USARMY CESAM (USA)" w:date="2026-01-14T11:22:00Z"/>
              </w:rPr>
              <w:pPrChange w:id="224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45" w:author="Rickey, Terry W (TJ) JR CIV USARMY CESAM (USA)" w:date="2026-01-14T11:22:00Z">
              <w:r w:rsidRPr="0061025A">
                <w:t>B. Resident Predator</w:t>
              </w:r>
            </w:ins>
          </w:p>
        </w:tc>
        <w:tc>
          <w:tcPr>
            <w:tcW w:w="0" w:type="auto"/>
            <w:hideMark/>
          </w:tcPr>
          <w:p w14:paraId="316CE4A6"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46" w:author="Rickey, Terry W (TJ) JR CIV USARMY CESAM (USA)" w:date="2026-01-14T11:22:00Z"/>
              </w:rPr>
              <w:pPrChange w:id="224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48" w:author="Rickey, Terry W (TJ) JR CIV USARMY CESAM (USA)" w:date="2026-01-14T11:22:00Z">
              <w:r w:rsidRPr="0061025A">
                <w:t>Sport fish, prefers slower water/structure.</w:t>
              </w:r>
            </w:ins>
          </w:p>
        </w:tc>
      </w:tr>
      <w:tr w:rsidR="0061025A" w:rsidRPr="0061025A" w14:paraId="61911D01" w14:textId="77777777" w:rsidTr="0061025A">
        <w:tblPrEx>
          <w:tblPrExChange w:id="224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25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25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F16800B" w14:textId="77777777" w:rsidR="0061025A" w:rsidRPr="0061025A" w:rsidRDefault="0061025A">
            <w:pPr>
              <w:rPr>
                <w:ins w:id="2252" w:author="Rickey, Terry W (TJ) JR CIV USARMY CESAM (USA)" w:date="2026-01-14T11:22:00Z"/>
              </w:rPr>
              <w:pPrChange w:id="2253" w:author="Rickey, Terry W (TJ) JR CIV USARMY CESAM (USA)" w:date="2026-01-14T12:27:00Z" w16du:dateUtc="2026-01-14T18:27:00Z">
                <w:pPr>
                  <w:pStyle w:val="Heading2"/>
                  <w:spacing w:line="259" w:lineRule="auto"/>
                </w:pPr>
              </w:pPrChange>
            </w:pPr>
            <w:ins w:id="2254" w:author="Rickey, Terry W (TJ) JR CIV USARMY CESAM (USA)" w:date="2026-01-14T11:22:00Z">
              <w:r w:rsidRPr="0061025A">
                <w:t>--- Benthic Species (Bottom-Dwelling) ---</w:t>
              </w:r>
            </w:ins>
          </w:p>
        </w:tc>
        <w:tc>
          <w:tcPr>
            <w:tcW w:w="0" w:type="auto"/>
            <w:hideMark/>
            <w:tcPrChange w:id="225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D3B1BD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56" w:author="Rickey, Terry W (TJ) JR CIV USARMY CESAM (USA)" w:date="2026-01-14T11:22:00Z"/>
              </w:rPr>
              <w:pPrChange w:id="225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Change w:id="2258"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5FA8960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59" w:author="Rickey, Terry W (TJ) JR CIV USARMY CESAM (USA)" w:date="2026-01-14T11:22:00Z"/>
              </w:rPr>
              <w:pPrChange w:id="226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61025A" w:rsidRPr="0061025A" w14:paraId="18F29DEA" w14:textId="77777777" w:rsidTr="0061025A">
        <w:trPr>
          <w:cnfStyle w:val="000000100000" w:firstRow="0" w:lastRow="0" w:firstColumn="0" w:lastColumn="0" w:oddVBand="0" w:evenVBand="0" w:oddHBand="1" w:evenHBand="0" w:firstRowFirstColumn="0" w:firstRowLastColumn="0" w:lastRowFirstColumn="0" w:lastRowLastColumn="0"/>
          <w:ins w:id="226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1712969E" w14:textId="77777777" w:rsidR="0061025A" w:rsidRPr="0061025A" w:rsidRDefault="0061025A">
            <w:pPr>
              <w:rPr>
                <w:ins w:id="2262" w:author="Rickey, Terry W (TJ) JR CIV USARMY CESAM (USA)" w:date="2026-01-14T11:22:00Z"/>
              </w:rPr>
              <w:pPrChange w:id="2263" w:author="Rickey, Terry W (TJ) JR CIV USARMY CESAM (USA)" w:date="2026-01-14T12:27:00Z" w16du:dateUtc="2026-01-14T18:27:00Z">
                <w:pPr>
                  <w:pStyle w:val="Heading2"/>
                  <w:spacing w:line="259" w:lineRule="auto"/>
                </w:pPr>
              </w:pPrChange>
            </w:pPr>
            <w:ins w:id="2264" w:author="Rickey, Terry W (TJ) JR CIV USARMY CESAM (USA)" w:date="2026-01-14T11:22:00Z">
              <w:r w:rsidRPr="0061025A">
                <w:t>Black Spotted Darter</w:t>
              </w:r>
            </w:ins>
          </w:p>
        </w:tc>
        <w:tc>
          <w:tcPr>
            <w:tcW w:w="0" w:type="auto"/>
            <w:hideMark/>
          </w:tcPr>
          <w:p w14:paraId="3F28EA6A"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65" w:author="Rickey, Terry W (TJ) JR CIV USARMY CESAM (USA)" w:date="2026-01-14T11:22:00Z"/>
              </w:rPr>
              <w:pPrChange w:id="226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67" w:author="Rickey, Terry W (TJ) JR CIV USARMY CESAM (USA)" w:date="2026-01-14T11:22:00Z">
              <w:r w:rsidRPr="0061025A">
                <w:t>C. Benthic Species</w:t>
              </w:r>
            </w:ins>
          </w:p>
        </w:tc>
        <w:tc>
          <w:tcPr>
            <w:tcW w:w="0" w:type="auto"/>
            <w:hideMark/>
          </w:tcPr>
          <w:p w14:paraId="1FB5B522"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68" w:author="Rickey, Terry W (TJ) JR CIV USARMY CESAM (USA)" w:date="2026-01-14T11:22:00Z"/>
              </w:rPr>
              <w:pPrChange w:id="226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70" w:author="Rickey, Terry W (TJ) JR CIV USARMY CESAM (USA)" w:date="2026-01-14T11:22:00Z">
              <w:r w:rsidRPr="0061025A">
                <w:t>Darter, lives on substrate.</w:t>
              </w:r>
            </w:ins>
          </w:p>
        </w:tc>
      </w:tr>
      <w:tr w:rsidR="0061025A" w:rsidRPr="0061025A" w14:paraId="60C263E8" w14:textId="77777777" w:rsidTr="0061025A">
        <w:tblPrEx>
          <w:tblPrExChange w:id="227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27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27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EA0D534" w14:textId="77777777" w:rsidR="0061025A" w:rsidRPr="0061025A" w:rsidRDefault="0061025A">
            <w:pPr>
              <w:rPr>
                <w:ins w:id="2274" w:author="Rickey, Terry W (TJ) JR CIV USARMY CESAM (USA)" w:date="2026-01-14T11:22:00Z"/>
              </w:rPr>
              <w:pPrChange w:id="2275" w:author="Rickey, Terry W (TJ) JR CIV USARMY CESAM (USA)" w:date="2026-01-14T12:27:00Z" w16du:dateUtc="2026-01-14T18:27:00Z">
                <w:pPr>
                  <w:pStyle w:val="Heading2"/>
                  <w:spacing w:line="259" w:lineRule="auto"/>
                </w:pPr>
              </w:pPrChange>
            </w:pPr>
            <w:ins w:id="2276" w:author="Rickey, Terry W (TJ) JR CIV USARMY CESAM (USA)" w:date="2026-01-14T11:22:00Z">
              <w:r w:rsidRPr="0061025A">
                <w:t>Blacktail Redhorse</w:t>
              </w:r>
            </w:ins>
          </w:p>
        </w:tc>
        <w:tc>
          <w:tcPr>
            <w:tcW w:w="0" w:type="auto"/>
            <w:hideMark/>
            <w:tcPrChange w:id="227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B1FF265"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78" w:author="Rickey, Terry W (TJ) JR CIV USARMY CESAM (USA)" w:date="2026-01-14T11:22:00Z"/>
              </w:rPr>
              <w:pPrChange w:id="227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80" w:author="Rickey, Terry W (TJ) JR CIV USARMY CESAM (USA)" w:date="2026-01-14T11:22:00Z">
              <w:r w:rsidRPr="0061025A">
                <w:t>C. Benthic Species</w:t>
              </w:r>
            </w:ins>
          </w:p>
        </w:tc>
        <w:tc>
          <w:tcPr>
            <w:tcW w:w="0" w:type="auto"/>
            <w:hideMark/>
            <w:tcPrChange w:id="228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3A309F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282" w:author="Rickey, Terry W (TJ) JR CIV USARMY CESAM (USA)" w:date="2026-01-14T11:22:00Z"/>
              </w:rPr>
              <w:pPrChange w:id="228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284" w:author="Rickey, Terry W (TJ) JR CIV USARMY CESAM (USA)" w:date="2026-01-14T11:22:00Z">
              <w:r w:rsidRPr="0061025A">
                <w:t>While a sucker, more of a generalist benthic feeder.</w:t>
              </w:r>
            </w:ins>
          </w:p>
        </w:tc>
      </w:tr>
      <w:tr w:rsidR="0061025A" w:rsidRPr="0061025A" w14:paraId="19D8DFA9" w14:textId="77777777" w:rsidTr="0061025A">
        <w:trPr>
          <w:cnfStyle w:val="000000100000" w:firstRow="0" w:lastRow="0" w:firstColumn="0" w:lastColumn="0" w:oddVBand="0" w:evenVBand="0" w:oddHBand="1" w:evenHBand="0" w:firstRowFirstColumn="0" w:firstRowLastColumn="0" w:lastRowFirstColumn="0" w:lastRowLastColumn="0"/>
          <w:ins w:id="228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1C7F9BF1" w14:textId="77777777" w:rsidR="0061025A" w:rsidRPr="0061025A" w:rsidRDefault="0061025A">
            <w:pPr>
              <w:rPr>
                <w:ins w:id="2286" w:author="Rickey, Terry W (TJ) JR CIV USARMY CESAM (USA)" w:date="2026-01-14T11:22:00Z"/>
              </w:rPr>
              <w:pPrChange w:id="2287" w:author="Rickey, Terry W (TJ) JR CIV USARMY CESAM (USA)" w:date="2026-01-14T12:27:00Z" w16du:dateUtc="2026-01-14T18:27:00Z">
                <w:pPr>
                  <w:pStyle w:val="Heading2"/>
                  <w:spacing w:line="259" w:lineRule="auto"/>
                </w:pPr>
              </w:pPrChange>
            </w:pPr>
            <w:ins w:id="2288" w:author="Rickey, Terry W (TJ) JR CIV USARMY CESAM (USA)" w:date="2026-01-14T11:22:00Z">
              <w:r w:rsidRPr="0061025A">
                <w:t>Channel Darter</w:t>
              </w:r>
            </w:ins>
          </w:p>
        </w:tc>
        <w:tc>
          <w:tcPr>
            <w:tcW w:w="0" w:type="auto"/>
            <w:hideMark/>
          </w:tcPr>
          <w:p w14:paraId="668E2C2A"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89" w:author="Rickey, Terry W (TJ) JR CIV USARMY CESAM (USA)" w:date="2026-01-14T11:22:00Z"/>
              </w:rPr>
              <w:pPrChange w:id="229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91" w:author="Rickey, Terry W (TJ) JR CIV USARMY CESAM (USA)" w:date="2026-01-14T11:22:00Z">
              <w:r w:rsidRPr="0061025A">
                <w:t>C. Benthic Species</w:t>
              </w:r>
            </w:ins>
          </w:p>
        </w:tc>
        <w:tc>
          <w:tcPr>
            <w:tcW w:w="0" w:type="auto"/>
            <w:hideMark/>
          </w:tcPr>
          <w:p w14:paraId="77412943"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292" w:author="Rickey, Terry W (TJ) JR CIV USARMY CESAM (USA)" w:date="2026-01-14T11:22:00Z"/>
              </w:rPr>
              <w:pPrChange w:id="229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294" w:author="Rickey, Terry W (TJ) JR CIV USARMY CESAM (USA)" w:date="2026-01-14T11:22:00Z">
              <w:r w:rsidRPr="0061025A">
                <w:t>Classic inhabitant of sand/gravel runs.</w:t>
              </w:r>
            </w:ins>
          </w:p>
        </w:tc>
      </w:tr>
      <w:tr w:rsidR="0061025A" w:rsidRPr="0061025A" w14:paraId="47CAC227" w14:textId="77777777" w:rsidTr="0061025A">
        <w:tblPrEx>
          <w:tblPrExChange w:id="229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29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29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300914A9" w14:textId="77777777" w:rsidR="0061025A" w:rsidRPr="0061025A" w:rsidRDefault="0061025A">
            <w:pPr>
              <w:rPr>
                <w:ins w:id="2298" w:author="Rickey, Terry W (TJ) JR CIV USARMY CESAM (USA)" w:date="2026-01-14T11:22:00Z"/>
              </w:rPr>
              <w:pPrChange w:id="2299" w:author="Rickey, Terry W (TJ) JR CIV USARMY CESAM (USA)" w:date="2026-01-14T12:27:00Z" w16du:dateUtc="2026-01-14T18:27:00Z">
                <w:pPr>
                  <w:pStyle w:val="Heading2"/>
                  <w:spacing w:line="259" w:lineRule="auto"/>
                </w:pPr>
              </w:pPrChange>
            </w:pPr>
            <w:ins w:id="2300" w:author="Rickey, Terry W (TJ) JR CIV USARMY CESAM (USA)" w:date="2026-01-14T11:22:00Z">
              <w:r w:rsidRPr="0061025A">
                <w:lastRenderedPageBreak/>
                <w:t>Crystal Darter</w:t>
              </w:r>
            </w:ins>
          </w:p>
        </w:tc>
        <w:tc>
          <w:tcPr>
            <w:tcW w:w="0" w:type="auto"/>
            <w:hideMark/>
            <w:tcPrChange w:id="230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76A6F0F"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02" w:author="Rickey, Terry W (TJ) JR CIV USARMY CESAM (USA)" w:date="2026-01-14T11:22:00Z"/>
              </w:rPr>
              <w:pPrChange w:id="230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04" w:author="Rickey, Terry W (TJ) JR CIV USARMY CESAM (USA)" w:date="2026-01-14T11:22:00Z">
              <w:r w:rsidRPr="0061025A">
                <w:t>C. Benthic Species</w:t>
              </w:r>
            </w:ins>
          </w:p>
        </w:tc>
        <w:tc>
          <w:tcPr>
            <w:tcW w:w="0" w:type="auto"/>
            <w:hideMark/>
            <w:tcPrChange w:id="230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9338037"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06" w:author="Rickey, Terry W (TJ) JR CIV USARMY CESAM (USA)" w:date="2026-01-14T11:22:00Z"/>
              </w:rPr>
              <w:pPrChange w:id="230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08" w:author="Rickey, Terry W (TJ) JR CIV USARMY CESAM (USA)" w:date="2026-01-14T11:22:00Z">
              <w:r w:rsidRPr="0061025A">
                <w:t>Re-assigned: Its primary functional role is as a benthic specialist.</w:t>
              </w:r>
            </w:ins>
          </w:p>
        </w:tc>
      </w:tr>
      <w:tr w:rsidR="0061025A" w:rsidRPr="0061025A" w14:paraId="740B129F" w14:textId="77777777" w:rsidTr="0061025A">
        <w:trPr>
          <w:cnfStyle w:val="000000100000" w:firstRow="0" w:lastRow="0" w:firstColumn="0" w:lastColumn="0" w:oddVBand="0" w:evenVBand="0" w:oddHBand="1" w:evenHBand="0" w:firstRowFirstColumn="0" w:firstRowLastColumn="0" w:lastRowFirstColumn="0" w:lastRowLastColumn="0"/>
          <w:ins w:id="230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8873BE4" w14:textId="77777777" w:rsidR="0061025A" w:rsidRPr="0061025A" w:rsidRDefault="0061025A">
            <w:pPr>
              <w:rPr>
                <w:ins w:id="2310" w:author="Rickey, Terry W (TJ) JR CIV USARMY CESAM (USA)" w:date="2026-01-14T11:22:00Z"/>
              </w:rPr>
              <w:pPrChange w:id="2311" w:author="Rickey, Terry W (TJ) JR CIV USARMY CESAM (USA)" w:date="2026-01-14T12:27:00Z" w16du:dateUtc="2026-01-14T18:27:00Z">
                <w:pPr>
                  <w:pStyle w:val="Heading2"/>
                  <w:spacing w:line="259" w:lineRule="auto"/>
                </w:pPr>
              </w:pPrChange>
            </w:pPr>
            <w:ins w:id="2312" w:author="Rickey, Terry W (TJ) JR CIV USARMY CESAM (USA)" w:date="2026-01-14T11:22:00Z">
              <w:r w:rsidRPr="0061025A">
                <w:t>Freckled Darter</w:t>
              </w:r>
            </w:ins>
          </w:p>
        </w:tc>
        <w:tc>
          <w:tcPr>
            <w:tcW w:w="0" w:type="auto"/>
            <w:hideMark/>
          </w:tcPr>
          <w:p w14:paraId="07117EFC"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13" w:author="Rickey, Terry W (TJ) JR CIV USARMY CESAM (USA)" w:date="2026-01-14T11:22:00Z"/>
              </w:rPr>
              <w:pPrChange w:id="231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15" w:author="Rickey, Terry W (TJ) JR CIV USARMY CESAM (USA)" w:date="2026-01-14T11:22:00Z">
              <w:r w:rsidRPr="0061025A">
                <w:t>C. Benthic Species</w:t>
              </w:r>
            </w:ins>
          </w:p>
        </w:tc>
        <w:tc>
          <w:tcPr>
            <w:tcW w:w="0" w:type="auto"/>
            <w:hideMark/>
          </w:tcPr>
          <w:p w14:paraId="45414544"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16" w:author="Rickey, Terry W (TJ) JR CIV USARMY CESAM (USA)" w:date="2026-01-14T11:22:00Z"/>
              </w:rPr>
              <w:pPrChange w:id="231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18" w:author="Rickey, Terry W (TJ) JR CIV USARMY CESAM (USA)" w:date="2026-01-14T11:22:00Z">
              <w:r w:rsidRPr="0061025A">
                <w:t>Darter, lives on substrate.</w:t>
              </w:r>
            </w:ins>
          </w:p>
        </w:tc>
      </w:tr>
      <w:tr w:rsidR="0061025A" w:rsidRPr="0061025A" w14:paraId="6DDD0528" w14:textId="77777777" w:rsidTr="0061025A">
        <w:tblPrEx>
          <w:tblPrExChange w:id="231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32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32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67D6648E" w14:textId="77777777" w:rsidR="0061025A" w:rsidRPr="0061025A" w:rsidRDefault="0061025A">
            <w:pPr>
              <w:rPr>
                <w:ins w:id="2322" w:author="Rickey, Terry W (TJ) JR CIV USARMY CESAM (USA)" w:date="2026-01-14T11:22:00Z"/>
              </w:rPr>
              <w:pPrChange w:id="2323" w:author="Rickey, Terry W (TJ) JR CIV USARMY CESAM (USA)" w:date="2026-01-14T12:27:00Z" w16du:dateUtc="2026-01-14T18:27:00Z">
                <w:pPr>
                  <w:pStyle w:val="Heading2"/>
                  <w:spacing w:line="259" w:lineRule="auto"/>
                </w:pPr>
              </w:pPrChange>
            </w:pPr>
            <w:ins w:id="2324" w:author="Rickey, Terry W (TJ) JR CIV USARMY CESAM (USA)" w:date="2026-01-14T11:22:00Z">
              <w:r w:rsidRPr="0061025A">
                <w:t>Freshwater Drum</w:t>
              </w:r>
            </w:ins>
          </w:p>
        </w:tc>
        <w:tc>
          <w:tcPr>
            <w:tcW w:w="0" w:type="auto"/>
            <w:hideMark/>
            <w:tcPrChange w:id="232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6DC931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26" w:author="Rickey, Terry W (TJ) JR CIV USARMY CESAM (USA)" w:date="2026-01-14T11:22:00Z"/>
              </w:rPr>
              <w:pPrChange w:id="232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28" w:author="Rickey, Terry W (TJ) JR CIV USARMY CESAM (USA)" w:date="2026-01-14T11:22:00Z">
              <w:r w:rsidRPr="0061025A">
                <w:t>C. Benthic Species</w:t>
              </w:r>
            </w:ins>
          </w:p>
        </w:tc>
        <w:tc>
          <w:tcPr>
            <w:tcW w:w="0" w:type="auto"/>
            <w:hideMark/>
            <w:tcPrChange w:id="232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703F50E"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30" w:author="Rickey, Terry W (TJ) JR CIV USARMY CESAM (USA)" w:date="2026-01-14T11:22:00Z"/>
              </w:rPr>
              <w:pPrChange w:id="233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32" w:author="Rickey, Terry W (TJ) JR CIV USARMY CESAM (USA)" w:date="2026-01-14T11:22:00Z">
              <w:r w:rsidRPr="0061025A">
                <w:t>Primarily a bottom-feeder on mollusks.</w:t>
              </w:r>
            </w:ins>
          </w:p>
        </w:tc>
      </w:tr>
      <w:tr w:rsidR="0061025A" w:rsidRPr="0061025A" w14:paraId="4A100726" w14:textId="77777777" w:rsidTr="0061025A">
        <w:trPr>
          <w:cnfStyle w:val="000000100000" w:firstRow="0" w:lastRow="0" w:firstColumn="0" w:lastColumn="0" w:oddVBand="0" w:evenVBand="0" w:oddHBand="1" w:evenHBand="0" w:firstRowFirstColumn="0" w:firstRowLastColumn="0" w:lastRowFirstColumn="0" w:lastRowLastColumn="0"/>
          <w:ins w:id="2333"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31BBF19" w14:textId="77777777" w:rsidR="0061025A" w:rsidRPr="0061025A" w:rsidRDefault="0061025A">
            <w:pPr>
              <w:rPr>
                <w:ins w:id="2334" w:author="Rickey, Terry W (TJ) JR CIV USARMY CESAM (USA)" w:date="2026-01-14T11:22:00Z"/>
              </w:rPr>
              <w:pPrChange w:id="2335" w:author="Rickey, Terry W (TJ) JR CIV USARMY CESAM (USA)" w:date="2026-01-14T12:27:00Z" w16du:dateUtc="2026-01-14T18:27:00Z">
                <w:pPr>
                  <w:pStyle w:val="Heading2"/>
                  <w:spacing w:line="259" w:lineRule="auto"/>
                </w:pPr>
              </w:pPrChange>
            </w:pPr>
            <w:ins w:id="2336" w:author="Rickey, Terry W (TJ) JR CIV USARMY CESAM (USA)" w:date="2026-01-14T11:22:00Z">
              <w:r w:rsidRPr="0061025A">
                <w:t>Logperch</w:t>
              </w:r>
            </w:ins>
          </w:p>
        </w:tc>
        <w:tc>
          <w:tcPr>
            <w:tcW w:w="0" w:type="auto"/>
            <w:hideMark/>
          </w:tcPr>
          <w:p w14:paraId="6A7F0DC0"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37" w:author="Rickey, Terry W (TJ) JR CIV USARMY CESAM (USA)" w:date="2026-01-14T11:22:00Z"/>
              </w:rPr>
              <w:pPrChange w:id="233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39" w:author="Rickey, Terry W (TJ) JR CIV USARMY CESAM (USA)" w:date="2026-01-14T11:22:00Z">
              <w:r w:rsidRPr="0061025A">
                <w:t>C. Benthic Species</w:t>
              </w:r>
            </w:ins>
          </w:p>
        </w:tc>
        <w:tc>
          <w:tcPr>
            <w:tcW w:w="0" w:type="auto"/>
            <w:hideMark/>
          </w:tcPr>
          <w:p w14:paraId="273F7FA1"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40" w:author="Rickey, Terry W (TJ) JR CIV USARMY CESAM (USA)" w:date="2026-01-14T11:22:00Z"/>
              </w:rPr>
              <w:pPrChange w:id="234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42" w:author="Rickey, Terry W (TJ) JR CIV USARMY CESAM (USA)" w:date="2026-01-14T11:22:00Z">
              <w:r w:rsidRPr="0061025A">
                <w:t>Unique darter that flips stones to feed.</w:t>
              </w:r>
            </w:ins>
          </w:p>
        </w:tc>
      </w:tr>
      <w:tr w:rsidR="0061025A" w:rsidRPr="0061025A" w14:paraId="1DD0070E" w14:textId="77777777" w:rsidTr="0061025A">
        <w:tblPrEx>
          <w:tblPrExChange w:id="2343"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344"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345"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63EF1777" w14:textId="77777777" w:rsidR="0061025A" w:rsidRPr="0061025A" w:rsidRDefault="0061025A">
            <w:pPr>
              <w:rPr>
                <w:ins w:id="2346" w:author="Rickey, Terry W (TJ) JR CIV USARMY CESAM (USA)" w:date="2026-01-14T11:22:00Z"/>
              </w:rPr>
              <w:pPrChange w:id="2347" w:author="Rickey, Terry W (TJ) JR CIV USARMY CESAM (USA)" w:date="2026-01-14T12:27:00Z" w16du:dateUtc="2026-01-14T18:27:00Z">
                <w:pPr>
                  <w:pStyle w:val="Heading2"/>
                  <w:spacing w:line="259" w:lineRule="auto"/>
                </w:pPr>
              </w:pPrChange>
            </w:pPr>
            <w:ins w:id="2348" w:author="Rickey, Terry W (TJ) JR CIV USARMY CESAM (USA)" w:date="2026-01-14T11:22:00Z">
              <w:r w:rsidRPr="0061025A">
                <w:t>Orangetail Darter</w:t>
              </w:r>
            </w:ins>
          </w:p>
        </w:tc>
        <w:tc>
          <w:tcPr>
            <w:tcW w:w="0" w:type="auto"/>
            <w:hideMark/>
            <w:tcPrChange w:id="234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6642830"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50" w:author="Rickey, Terry W (TJ) JR CIV USARMY CESAM (USA)" w:date="2026-01-14T11:22:00Z"/>
              </w:rPr>
              <w:pPrChange w:id="235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52" w:author="Rickey, Terry W (TJ) JR CIV USARMY CESAM (USA)" w:date="2026-01-14T11:22:00Z">
              <w:r w:rsidRPr="0061025A">
                <w:t>C. Benthic Species</w:t>
              </w:r>
            </w:ins>
          </w:p>
        </w:tc>
        <w:tc>
          <w:tcPr>
            <w:tcW w:w="0" w:type="auto"/>
            <w:hideMark/>
            <w:tcPrChange w:id="235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B66B23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54" w:author="Rickey, Terry W (TJ) JR CIV USARMY CESAM (USA)" w:date="2026-01-14T11:22:00Z"/>
              </w:rPr>
              <w:pPrChange w:id="235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56" w:author="Rickey, Terry W (TJ) JR CIV USARMY CESAM (USA)" w:date="2026-01-14T11:22:00Z">
              <w:r w:rsidRPr="0061025A">
                <w:t>Darter, lives on substrate.</w:t>
              </w:r>
            </w:ins>
          </w:p>
        </w:tc>
      </w:tr>
      <w:tr w:rsidR="0061025A" w:rsidRPr="0061025A" w14:paraId="4DB66218" w14:textId="77777777" w:rsidTr="0061025A">
        <w:trPr>
          <w:cnfStyle w:val="000000100000" w:firstRow="0" w:lastRow="0" w:firstColumn="0" w:lastColumn="0" w:oddVBand="0" w:evenVBand="0" w:oddHBand="1" w:evenHBand="0" w:firstRowFirstColumn="0" w:firstRowLastColumn="0" w:lastRowFirstColumn="0" w:lastRowLastColumn="0"/>
          <w:ins w:id="2357"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0AB6F77" w14:textId="77777777" w:rsidR="0061025A" w:rsidRPr="0061025A" w:rsidRDefault="0061025A">
            <w:pPr>
              <w:rPr>
                <w:ins w:id="2358" w:author="Rickey, Terry W (TJ) JR CIV USARMY CESAM (USA)" w:date="2026-01-14T11:22:00Z"/>
              </w:rPr>
              <w:pPrChange w:id="2359" w:author="Rickey, Terry W (TJ) JR CIV USARMY CESAM (USA)" w:date="2026-01-14T12:27:00Z" w16du:dateUtc="2026-01-14T18:27:00Z">
                <w:pPr>
                  <w:pStyle w:val="Heading2"/>
                  <w:spacing w:line="259" w:lineRule="auto"/>
                </w:pPr>
              </w:pPrChange>
            </w:pPr>
            <w:ins w:id="2360" w:author="Rickey, Terry W (TJ) JR CIV USARMY CESAM (USA)" w:date="2026-01-14T11:22:00Z">
              <w:r w:rsidRPr="0061025A">
                <w:t>Quillback</w:t>
              </w:r>
            </w:ins>
          </w:p>
        </w:tc>
        <w:tc>
          <w:tcPr>
            <w:tcW w:w="0" w:type="auto"/>
            <w:hideMark/>
          </w:tcPr>
          <w:p w14:paraId="5BDFF7BA"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61" w:author="Rickey, Terry W (TJ) JR CIV USARMY CESAM (USA)" w:date="2026-01-14T11:22:00Z"/>
              </w:rPr>
              <w:pPrChange w:id="236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63" w:author="Rickey, Terry W (TJ) JR CIV USARMY CESAM (USA)" w:date="2026-01-14T11:22:00Z">
              <w:r w:rsidRPr="0061025A">
                <w:t>C. Benthic Species</w:t>
              </w:r>
            </w:ins>
          </w:p>
        </w:tc>
        <w:tc>
          <w:tcPr>
            <w:tcW w:w="0" w:type="auto"/>
            <w:hideMark/>
          </w:tcPr>
          <w:p w14:paraId="3A2F900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64" w:author="Rickey, Terry W (TJ) JR CIV USARMY CESAM (USA)" w:date="2026-01-14T11:22:00Z"/>
              </w:rPr>
              <w:pPrChange w:id="236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66" w:author="Rickey, Terry W (TJ) JR CIV USARMY CESAM (USA)" w:date="2026-01-14T11:22:00Z">
              <w:r w:rsidRPr="0061025A">
                <w:t>Benthic-feeding carpsucker.</w:t>
              </w:r>
            </w:ins>
          </w:p>
        </w:tc>
      </w:tr>
      <w:tr w:rsidR="0061025A" w:rsidRPr="0061025A" w14:paraId="388C46B0" w14:textId="77777777" w:rsidTr="0061025A">
        <w:tblPrEx>
          <w:tblPrExChange w:id="2367"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368"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369"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68DE19F8" w14:textId="77777777" w:rsidR="0061025A" w:rsidRPr="0061025A" w:rsidRDefault="0061025A">
            <w:pPr>
              <w:rPr>
                <w:ins w:id="2370" w:author="Rickey, Terry W (TJ) JR CIV USARMY CESAM (USA)" w:date="2026-01-14T11:22:00Z"/>
              </w:rPr>
              <w:pPrChange w:id="2371" w:author="Rickey, Terry W (TJ) JR CIV USARMY CESAM (USA)" w:date="2026-01-14T12:27:00Z" w16du:dateUtc="2026-01-14T18:27:00Z">
                <w:pPr>
                  <w:pStyle w:val="Heading2"/>
                  <w:spacing w:line="259" w:lineRule="auto"/>
                </w:pPr>
              </w:pPrChange>
            </w:pPr>
            <w:ins w:id="2372" w:author="Rickey, Terry W (TJ) JR CIV USARMY CESAM (USA)" w:date="2026-01-14T11:22:00Z">
              <w:r w:rsidRPr="0061025A">
                <w:t>River Darter</w:t>
              </w:r>
            </w:ins>
          </w:p>
        </w:tc>
        <w:tc>
          <w:tcPr>
            <w:tcW w:w="0" w:type="auto"/>
            <w:hideMark/>
            <w:tcPrChange w:id="237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B97247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74" w:author="Rickey, Terry W (TJ) JR CIV USARMY CESAM (USA)" w:date="2026-01-14T11:22:00Z"/>
              </w:rPr>
              <w:pPrChange w:id="237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76" w:author="Rickey, Terry W (TJ) JR CIV USARMY CESAM (USA)" w:date="2026-01-14T11:22:00Z">
              <w:r w:rsidRPr="0061025A">
                <w:t>C. Benthic Species</w:t>
              </w:r>
            </w:ins>
          </w:p>
        </w:tc>
        <w:tc>
          <w:tcPr>
            <w:tcW w:w="0" w:type="auto"/>
            <w:hideMark/>
            <w:tcPrChange w:id="237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605F0694"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78" w:author="Rickey, Terry W (TJ) JR CIV USARMY CESAM (USA)" w:date="2026-01-14T11:22:00Z"/>
              </w:rPr>
              <w:pPrChange w:id="237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380" w:author="Rickey, Terry W (TJ) JR CIV USARMY CESAM (USA)" w:date="2026-01-14T11:22:00Z">
              <w:r w:rsidRPr="0061025A">
                <w:t>Darter, lives on substrate.</w:t>
              </w:r>
            </w:ins>
          </w:p>
        </w:tc>
      </w:tr>
      <w:tr w:rsidR="0061025A" w:rsidRPr="0061025A" w14:paraId="24801F52" w14:textId="77777777" w:rsidTr="0061025A">
        <w:trPr>
          <w:cnfStyle w:val="000000100000" w:firstRow="0" w:lastRow="0" w:firstColumn="0" w:lastColumn="0" w:oddVBand="0" w:evenVBand="0" w:oddHBand="1" w:evenHBand="0" w:firstRowFirstColumn="0" w:firstRowLastColumn="0" w:lastRowFirstColumn="0" w:lastRowLastColumn="0"/>
          <w:ins w:id="238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7880AF7E" w14:textId="77777777" w:rsidR="0061025A" w:rsidRPr="0061025A" w:rsidRDefault="0061025A">
            <w:pPr>
              <w:rPr>
                <w:ins w:id="2382" w:author="Rickey, Terry W (TJ) JR CIV USARMY CESAM (USA)" w:date="2026-01-14T11:22:00Z"/>
              </w:rPr>
              <w:pPrChange w:id="2383" w:author="Rickey, Terry W (TJ) JR CIV USARMY CESAM (USA)" w:date="2026-01-14T12:27:00Z" w16du:dateUtc="2026-01-14T18:27:00Z">
                <w:pPr>
                  <w:pStyle w:val="Heading2"/>
                  <w:spacing w:line="259" w:lineRule="auto"/>
                </w:pPr>
              </w:pPrChange>
            </w:pPr>
            <w:ins w:id="2384" w:author="Rickey, Terry W (TJ) JR CIV USARMY CESAM (USA)" w:date="2026-01-14T11:22:00Z">
              <w:r w:rsidRPr="0061025A">
                <w:t>Southern Madtom</w:t>
              </w:r>
            </w:ins>
          </w:p>
        </w:tc>
        <w:tc>
          <w:tcPr>
            <w:tcW w:w="0" w:type="auto"/>
            <w:hideMark/>
          </w:tcPr>
          <w:p w14:paraId="7BD961A4"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85" w:author="Rickey, Terry W (TJ) JR CIV USARMY CESAM (USA)" w:date="2026-01-14T11:22:00Z"/>
              </w:rPr>
              <w:pPrChange w:id="238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87" w:author="Rickey, Terry W (TJ) JR CIV USARMY CESAM (USA)" w:date="2026-01-14T11:22:00Z">
              <w:r w:rsidRPr="0061025A">
                <w:t>C. Benthic Species</w:t>
              </w:r>
            </w:ins>
          </w:p>
        </w:tc>
        <w:tc>
          <w:tcPr>
            <w:tcW w:w="0" w:type="auto"/>
            <w:hideMark/>
          </w:tcPr>
          <w:p w14:paraId="5D83CDE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388" w:author="Rickey, Terry W (TJ) JR CIV USARMY CESAM (USA)" w:date="2026-01-14T11:22:00Z"/>
              </w:rPr>
              <w:pPrChange w:id="238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390" w:author="Rickey, Terry W (TJ) JR CIV USARMY CESAM (USA)" w:date="2026-01-14T11:22:00Z">
              <w:r w:rsidRPr="0061025A">
                <w:t>Small, nocturnal, benthic catfish.</w:t>
              </w:r>
            </w:ins>
          </w:p>
        </w:tc>
      </w:tr>
      <w:tr w:rsidR="0061025A" w:rsidRPr="0061025A" w14:paraId="351A0716" w14:textId="77777777" w:rsidTr="0061025A">
        <w:tblPrEx>
          <w:tblPrExChange w:id="239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39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39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623E49EE" w14:textId="77777777" w:rsidR="0061025A" w:rsidRPr="0061025A" w:rsidRDefault="0061025A">
            <w:pPr>
              <w:rPr>
                <w:ins w:id="2394" w:author="Rickey, Terry W (TJ) JR CIV USARMY CESAM (USA)" w:date="2026-01-14T11:22:00Z"/>
              </w:rPr>
              <w:pPrChange w:id="2395" w:author="Rickey, Terry W (TJ) JR CIV USARMY CESAM (USA)" w:date="2026-01-14T12:27:00Z" w16du:dateUtc="2026-01-14T18:27:00Z">
                <w:pPr>
                  <w:pStyle w:val="Heading2"/>
                  <w:spacing w:line="259" w:lineRule="auto"/>
                </w:pPr>
              </w:pPrChange>
            </w:pPr>
            <w:ins w:id="2396" w:author="Rickey, Terry W (TJ) JR CIV USARMY CESAM (USA)" w:date="2026-01-14T11:22:00Z">
              <w:r w:rsidRPr="0061025A">
                <w:t>Speckled Darter</w:t>
              </w:r>
            </w:ins>
          </w:p>
        </w:tc>
        <w:tc>
          <w:tcPr>
            <w:tcW w:w="0" w:type="auto"/>
            <w:hideMark/>
            <w:tcPrChange w:id="239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AA711B2"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398" w:author="Rickey, Terry W (TJ) JR CIV USARMY CESAM (USA)" w:date="2026-01-14T11:22:00Z"/>
              </w:rPr>
              <w:pPrChange w:id="239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00" w:author="Rickey, Terry W (TJ) JR CIV USARMY CESAM (USA)" w:date="2026-01-14T11:22:00Z">
              <w:r w:rsidRPr="0061025A">
                <w:t>C. Benthic Species</w:t>
              </w:r>
            </w:ins>
          </w:p>
        </w:tc>
        <w:tc>
          <w:tcPr>
            <w:tcW w:w="0" w:type="auto"/>
            <w:hideMark/>
            <w:tcPrChange w:id="240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65E922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02" w:author="Rickey, Terry W (TJ) JR CIV USARMY CESAM (USA)" w:date="2026-01-14T11:22:00Z"/>
              </w:rPr>
              <w:pPrChange w:id="240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04" w:author="Rickey, Terry W (TJ) JR CIV USARMY CESAM (USA)" w:date="2026-01-14T11:22:00Z">
              <w:r w:rsidRPr="0061025A">
                <w:t>Darter, lives on substrate.</w:t>
              </w:r>
            </w:ins>
          </w:p>
        </w:tc>
      </w:tr>
      <w:tr w:rsidR="0061025A" w:rsidRPr="0061025A" w14:paraId="77C69236" w14:textId="77777777" w:rsidTr="0061025A">
        <w:trPr>
          <w:cnfStyle w:val="000000100000" w:firstRow="0" w:lastRow="0" w:firstColumn="0" w:lastColumn="0" w:oddVBand="0" w:evenVBand="0" w:oddHBand="1" w:evenHBand="0" w:firstRowFirstColumn="0" w:firstRowLastColumn="0" w:lastRowFirstColumn="0" w:lastRowLastColumn="0"/>
          <w:ins w:id="240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28EA8D0" w14:textId="77777777" w:rsidR="0061025A" w:rsidRPr="0061025A" w:rsidRDefault="0061025A">
            <w:pPr>
              <w:rPr>
                <w:ins w:id="2406" w:author="Rickey, Terry W (TJ) JR CIV USARMY CESAM (USA)" w:date="2026-01-14T11:22:00Z"/>
              </w:rPr>
              <w:pPrChange w:id="2407" w:author="Rickey, Terry W (TJ) JR CIV USARMY CESAM (USA)" w:date="2026-01-14T12:27:00Z" w16du:dateUtc="2026-01-14T18:27:00Z">
                <w:pPr>
                  <w:pStyle w:val="Heading2"/>
                  <w:spacing w:line="259" w:lineRule="auto"/>
                </w:pPr>
              </w:pPrChange>
            </w:pPr>
            <w:ins w:id="2408" w:author="Rickey, Terry W (TJ) JR CIV USARMY CESAM (USA)" w:date="2026-01-14T11:22:00Z">
              <w:r w:rsidRPr="0061025A">
                <w:t>Spotted Sucker</w:t>
              </w:r>
            </w:ins>
          </w:p>
        </w:tc>
        <w:tc>
          <w:tcPr>
            <w:tcW w:w="0" w:type="auto"/>
            <w:hideMark/>
          </w:tcPr>
          <w:p w14:paraId="75EF1AE3"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09" w:author="Rickey, Terry W (TJ) JR CIV USARMY CESAM (USA)" w:date="2026-01-14T11:22:00Z"/>
              </w:rPr>
              <w:pPrChange w:id="241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11" w:author="Rickey, Terry W (TJ) JR CIV USARMY CESAM (USA)" w:date="2026-01-14T11:22:00Z">
              <w:r w:rsidRPr="0061025A">
                <w:t>C. Benthic Species</w:t>
              </w:r>
            </w:ins>
          </w:p>
        </w:tc>
        <w:tc>
          <w:tcPr>
            <w:tcW w:w="0" w:type="auto"/>
            <w:hideMark/>
          </w:tcPr>
          <w:p w14:paraId="70E762C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12" w:author="Rickey, Terry W (TJ) JR CIV USARMY CESAM (USA)" w:date="2026-01-14T11:22:00Z"/>
              </w:rPr>
              <w:pPrChange w:id="241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14" w:author="Rickey, Terry W (TJ) JR CIV USARMY CESAM (USA)" w:date="2026-01-14T11:22:00Z">
              <w:r w:rsidRPr="0061025A">
                <w:t>While a sucker, less migratory than buffalo/redhorse.</w:t>
              </w:r>
            </w:ins>
          </w:p>
        </w:tc>
      </w:tr>
      <w:tr w:rsidR="0061025A" w:rsidRPr="0061025A" w14:paraId="7EFD8BEF" w14:textId="77777777" w:rsidTr="0061025A">
        <w:tblPrEx>
          <w:tblPrExChange w:id="241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41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41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17E41AEE" w14:textId="77777777" w:rsidR="0061025A" w:rsidRPr="0061025A" w:rsidRDefault="0061025A">
            <w:pPr>
              <w:rPr>
                <w:ins w:id="2418" w:author="Rickey, Terry W (TJ) JR CIV USARMY CESAM (USA)" w:date="2026-01-14T11:22:00Z"/>
              </w:rPr>
              <w:pPrChange w:id="2419" w:author="Rickey, Terry W (TJ) JR CIV USARMY CESAM (USA)" w:date="2026-01-14T12:27:00Z" w16du:dateUtc="2026-01-14T18:27:00Z">
                <w:pPr>
                  <w:pStyle w:val="Heading2"/>
                  <w:spacing w:line="259" w:lineRule="auto"/>
                </w:pPr>
              </w:pPrChange>
            </w:pPr>
            <w:ins w:id="2420" w:author="Rickey, Terry W (TJ) JR CIV USARMY CESAM (USA)" w:date="2026-01-14T11:22:00Z">
              <w:r w:rsidRPr="0061025A">
                <w:t>--- Generalist Forage Species (Pelagic/Littoral) ---</w:t>
              </w:r>
            </w:ins>
          </w:p>
        </w:tc>
        <w:tc>
          <w:tcPr>
            <w:tcW w:w="0" w:type="auto"/>
            <w:hideMark/>
            <w:tcPrChange w:id="242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24E9D2F0"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22" w:author="Rickey, Terry W (TJ) JR CIV USARMY CESAM (USA)" w:date="2026-01-14T11:22:00Z"/>
              </w:rPr>
              <w:pPrChange w:id="242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Change w:id="2424"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94DF6B0"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25" w:author="Rickey, Terry W (TJ) JR CIV USARMY CESAM (USA)" w:date="2026-01-14T11:22:00Z"/>
              </w:rPr>
              <w:pPrChange w:id="242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61025A" w:rsidRPr="0061025A" w14:paraId="42895CDD" w14:textId="77777777" w:rsidTr="0061025A">
        <w:trPr>
          <w:cnfStyle w:val="000000100000" w:firstRow="0" w:lastRow="0" w:firstColumn="0" w:lastColumn="0" w:oddVBand="0" w:evenVBand="0" w:oddHBand="1" w:evenHBand="0" w:firstRowFirstColumn="0" w:firstRowLastColumn="0" w:lastRowFirstColumn="0" w:lastRowLastColumn="0"/>
          <w:ins w:id="2427"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FEE5366" w14:textId="77777777" w:rsidR="0061025A" w:rsidRPr="0061025A" w:rsidRDefault="0061025A">
            <w:pPr>
              <w:rPr>
                <w:ins w:id="2428" w:author="Rickey, Terry W (TJ) JR CIV USARMY CESAM (USA)" w:date="2026-01-14T11:22:00Z"/>
              </w:rPr>
              <w:pPrChange w:id="2429" w:author="Rickey, Terry W (TJ) JR CIV USARMY CESAM (USA)" w:date="2026-01-14T12:27:00Z" w16du:dateUtc="2026-01-14T18:27:00Z">
                <w:pPr>
                  <w:pStyle w:val="Heading2"/>
                  <w:spacing w:line="259" w:lineRule="auto"/>
                </w:pPr>
              </w:pPrChange>
            </w:pPr>
            <w:ins w:id="2430" w:author="Rickey, Terry W (TJ) JR CIV USARMY CESAM (USA)" w:date="2026-01-14T11:22:00Z">
              <w:r w:rsidRPr="0061025A">
                <w:t>Bigeye Chub</w:t>
              </w:r>
            </w:ins>
          </w:p>
        </w:tc>
        <w:tc>
          <w:tcPr>
            <w:tcW w:w="0" w:type="auto"/>
            <w:hideMark/>
          </w:tcPr>
          <w:p w14:paraId="55024865"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31" w:author="Rickey, Terry W (TJ) JR CIV USARMY CESAM (USA)" w:date="2026-01-14T11:22:00Z"/>
              </w:rPr>
              <w:pPrChange w:id="243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33" w:author="Rickey, Terry W (TJ) JR CIV USARMY CESAM (USA)" w:date="2026-01-14T11:22:00Z">
              <w:r w:rsidRPr="0061025A">
                <w:t>D. Forage Species</w:t>
              </w:r>
            </w:ins>
          </w:p>
        </w:tc>
        <w:tc>
          <w:tcPr>
            <w:tcW w:w="0" w:type="auto"/>
            <w:hideMark/>
          </w:tcPr>
          <w:p w14:paraId="53A02A73"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34" w:author="Rickey, Terry W (TJ) JR CIV USARMY CESAM (USA)" w:date="2026-01-14T11:22:00Z"/>
              </w:rPr>
              <w:pPrChange w:id="243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36" w:author="Rickey, Terry W (TJ) JR CIV USARMY CESAM (USA)" w:date="2026-01-14T11:22:00Z">
              <w:r w:rsidRPr="0061025A">
                <w:t>Small minnow.</w:t>
              </w:r>
            </w:ins>
          </w:p>
        </w:tc>
      </w:tr>
      <w:tr w:rsidR="0061025A" w:rsidRPr="0061025A" w14:paraId="17704C86" w14:textId="77777777" w:rsidTr="0061025A">
        <w:tblPrEx>
          <w:tblPrExChange w:id="2437"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438"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439"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ABC5105" w14:textId="77777777" w:rsidR="0061025A" w:rsidRPr="0061025A" w:rsidRDefault="0061025A">
            <w:pPr>
              <w:rPr>
                <w:ins w:id="2440" w:author="Rickey, Terry W (TJ) JR CIV USARMY CESAM (USA)" w:date="2026-01-14T11:22:00Z"/>
              </w:rPr>
              <w:pPrChange w:id="2441" w:author="Rickey, Terry W (TJ) JR CIV USARMY CESAM (USA)" w:date="2026-01-14T12:27:00Z" w16du:dateUtc="2026-01-14T18:27:00Z">
                <w:pPr>
                  <w:pStyle w:val="Heading2"/>
                  <w:spacing w:line="259" w:lineRule="auto"/>
                </w:pPr>
              </w:pPrChange>
            </w:pPr>
            <w:ins w:id="2442" w:author="Rickey, Terry W (TJ) JR CIV USARMY CESAM (USA)" w:date="2026-01-14T11:22:00Z">
              <w:r w:rsidRPr="0061025A">
                <w:t>Bullhead Minnow</w:t>
              </w:r>
            </w:ins>
          </w:p>
        </w:tc>
        <w:tc>
          <w:tcPr>
            <w:tcW w:w="0" w:type="auto"/>
            <w:hideMark/>
            <w:tcPrChange w:id="244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157CF247"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44" w:author="Rickey, Terry W (TJ) JR CIV USARMY CESAM (USA)" w:date="2026-01-14T11:22:00Z"/>
              </w:rPr>
              <w:pPrChange w:id="244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46" w:author="Rickey, Terry W (TJ) JR CIV USARMY CESAM (USA)" w:date="2026-01-14T11:22:00Z">
              <w:r w:rsidRPr="0061025A">
                <w:t>D. Forage Species</w:t>
              </w:r>
            </w:ins>
          </w:p>
        </w:tc>
        <w:tc>
          <w:tcPr>
            <w:tcW w:w="0" w:type="auto"/>
            <w:hideMark/>
            <w:tcPrChange w:id="244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5674FE0"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48" w:author="Rickey, Terry W (TJ) JR CIV USARMY CESAM (USA)" w:date="2026-01-14T11:22:00Z"/>
              </w:rPr>
              <w:pPrChange w:id="244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50" w:author="Rickey, Terry W (TJ) JR CIV USARMY CESAM (USA)" w:date="2026-01-14T11:22:00Z">
              <w:r w:rsidRPr="0061025A">
                <w:t>Ubiquitous, tolerant minnow.</w:t>
              </w:r>
            </w:ins>
          </w:p>
        </w:tc>
      </w:tr>
      <w:tr w:rsidR="0061025A" w:rsidRPr="0061025A" w14:paraId="6CF954D7" w14:textId="77777777" w:rsidTr="0061025A">
        <w:trPr>
          <w:cnfStyle w:val="000000100000" w:firstRow="0" w:lastRow="0" w:firstColumn="0" w:lastColumn="0" w:oddVBand="0" w:evenVBand="0" w:oddHBand="1" w:evenHBand="0" w:firstRowFirstColumn="0" w:firstRowLastColumn="0" w:lastRowFirstColumn="0" w:lastRowLastColumn="0"/>
          <w:ins w:id="245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A3465CE" w14:textId="77777777" w:rsidR="0061025A" w:rsidRPr="0061025A" w:rsidRDefault="0061025A">
            <w:pPr>
              <w:rPr>
                <w:ins w:id="2452" w:author="Rickey, Terry W (TJ) JR CIV USARMY CESAM (USA)" w:date="2026-01-14T11:22:00Z"/>
              </w:rPr>
              <w:pPrChange w:id="2453" w:author="Rickey, Terry W (TJ) JR CIV USARMY CESAM (USA)" w:date="2026-01-14T12:27:00Z" w16du:dateUtc="2026-01-14T18:27:00Z">
                <w:pPr>
                  <w:pStyle w:val="Heading2"/>
                  <w:spacing w:line="259" w:lineRule="auto"/>
                </w:pPr>
              </w:pPrChange>
            </w:pPr>
            <w:ins w:id="2454" w:author="Rickey, Terry W (TJ) JR CIV USARMY CESAM (USA)" w:date="2026-01-14T11:22:00Z">
              <w:r w:rsidRPr="0061025A">
                <w:t>Emerald Shiner</w:t>
              </w:r>
            </w:ins>
          </w:p>
        </w:tc>
        <w:tc>
          <w:tcPr>
            <w:tcW w:w="0" w:type="auto"/>
            <w:hideMark/>
          </w:tcPr>
          <w:p w14:paraId="5732615B"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55" w:author="Rickey, Terry W (TJ) JR CIV USARMY CESAM (USA)" w:date="2026-01-14T11:22:00Z"/>
              </w:rPr>
              <w:pPrChange w:id="245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57" w:author="Rickey, Terry W (TJ) JR CIV USARMY CESAM (USA)" w:date="2026-01-14T11:22:00Z">
              <w:r w:rsidRPr="0061025A">
                <w:t>D. Forage Species</w:t>
              </w:r>
            </w:ins>
          </w:p>
        </w:tc>
        <w:tc>
          <w:tcPr>
            <w:tcW w:w="0" w:type="auto"/>
            <w:hideMark/>
          </w:tcPr>
          <w:p w14:paraId="42CDD1E0"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58" w:author="Rickey, Terry W (TJ) JR CIV USARMY CESAM (USA)" w:date="2026-01-14T11:22:00Z"/>
              </w:rPr>
              <w:pPrChange w:id="245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60" w:author="Rickey, Terry W (TJ) JR CIV USARMY CESAM (USA)" w:date="2026-01-14T11:22:00Z">
              <w:r w:rsidRPr="0061025A">
                <w:t>Pelagic, schooling minnow.</w:t>
              </w:r>
            </w:ins>
          </w:p>
        </w:tc>
      </w:tr>
      <w:tr w:rsidR="0061025A" w:rsidRPr="0061025A" w14:paraId="78C402E2" w14:textId="77777777" w:rsidTr="0061025A">
        <w:tblPrEx>
          <w:tblPrExChange w:id="246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46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463"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3438AD79" w14:textId="77777777" w:rsidR="0061025A" w:rsidRPr="0061025A" w:rsidRDefault="0061025A">
            <w:pPr>
              <w:rPr>
                <w:ins w:id="2464" w:author="Rickey, Terry W (TJ) JR CIV USARMY CESAM (USA)" w:date="2026-01-14T11:22:00Z"/>
              </w:rPr>
              <w:pPrChange w:id="2465" w:author="Rickey, Terry W (TJ) JR CIV USARMY CESAM (USA)" w:date="2026-01-14T12:27:00Z" w16du:dateUtc="2026-01-14T18:27:00Z">
                <w:pPr>
                  <w:pStyle w:val="Heading2"/>
                  <w:spacing w:line="259" w:lineRule="auto"/>
                </w:pPr>
              </w:pPrChange>
            </w:pPr>
            <w:ins w:id="2466" w:author="Rickey, Terry W (TJ) JR CIV USARMY CESAM (USA)" w:date="2026-01-14T11:22:00Z">
              <w:r w:rsidRPr="0061025A">
                <w:t>Ghost Shiner</w:t>
              </w:r>
            </w:ins>
          </w:p>
        </w:tc>
        <w:tc>
          <w:tcPr>
            <w:tcW w:w="0" w:type="auto"/>
            <w:hideMark/>
            <w:tcPrChange w:id="246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D63CE0D"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68" w:author="Rickey, Terry W (TJ) JR CIV USARMY CESAM (USA)" w:date="2026-01-14T11:22:00Z"/>
              </w:rPr>
              <w:pPrChange w:id="246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70" w:author="Rickey, Terry W (TJ) JR CIV USARMY CESAM (USA)" w:date="2026-01-14T11:22:00Z">
              <w:r w:rsidRPr="0061025A">
                <w:t>D. Forage Species</w:t>
              </w:r>
            </w:ins>
          </w:p>
        </w:tc>
        <w:tc>
          <w:tcPr>
            <w:tcW w:w="0" w:type="auto"/>
            <w:hideMark/>
            <w:tcPrChange w:id="247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8E4B36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72" w:author="Rickey, Terry W (TJ) JR CIV USARMY CESAM (USA)" w:date="2026-01-14T11:22:00Z"/>
              </w:rPr>
              <w:pPrChange w:id="247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74" w:author="Rickey, Terry W (TJ) JR CIV USARMY CESAM (USA)" w:date="2026-01-14T11:22:00Z">
              <w:r w:rsidRPr="0061025A">
                <w:t>Small minnow.</w:t>
              </w:r>
            </w:ins>
          </w:p>
        </w:tc>
      </w:tr>
      <w:tr w:rsidR="0061025A" w:rsidRPr="0061025A" w14:paraId="51BBBC82" w14:textId="77777777" w:rsidTr="0061025A">
        <w:trPr>
          <w:cnfStyle w:val="000000100000" w:firstRow="0" w:lastRow="0" w:firstColumn="0" w:lastColumn="0" w:oddVBand="0" w:evenVBand="0" w:oddHBand="1" w:evenHBand="0" w:firstRowFirstColumn="0" w:firstRowLastColumn="0" w:lastRowFirstColumn="0" w:lastRowLastColumn="0"/>
          <w:ins w:id="2475"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12AF916A" w14:textId="77777777" w:rsidR="0061025A" w:rsidRPr="0061025A" w:rsidRDefault="0061025A">
            <w:pPr>
              <w:rPr>
                <w:ins w:id="2476" w:author="Rickey, Terry W (TJ) JR CIV USARMY CESAM (USA)" w:date="2026-01-14T11:22:00Z"/>
              </w:rPr>
              <w:pPrChange w:id="2477" w:author="Rickey, Terry W (TJ) JR CIV USARMY CESAM (USA)" w:date="2026-01-14T12:27:00Z" w16du:dateUtc="2026-01-14T18:27:00Z">
                <w:pPr>
                  <w:pStyle w:val="Heading2"/>
                  <w:spacing w:line="259" w:lineRule="auto"/>
                </w:pPr>
              </w:pPrChange>
            </w:pPr>
            <w:ins w:id="2478" w:author="Rickey, Terry W (TJ) JR CIV USARMY CESAM (USA)" w:date="2026-01-14T11:22:00Z">
              <w:r w:rsidRPr="0061025A">
                <w:t>Gizzard Shad</w:t>
              </w:r>
            </w:ins>
          </w:p>
        </w:tc>
        <w:tc>
          <w:tcPr>
            <w:tcW w:w="0" w:type="auto"/>
            <w:hideMark/>
          </w:tcPr>
          <w:p w14:paraId="746A45FA"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79" w:author="Rickey, Terry W (TJ) JR CIV USARMY CESAM (USA)" w:date="2026-01-14T11:22:00Z"/>
              </w:rPr>
              <w:pPrChange w:id="248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81" w:author="Rickey, Terry W (TJ) JR CIV USARMY CESAM (USA)" w:date="2026-01-14T11:22:00Z">
              <w:r w:rsidRPr="0061025A">
                <w:t>D. Forage Species</w:t>
              </w:r>
            </w:ins>
          </w:p>
        </w:tc>
        <w:tc>
          <w:tcPr>
            <w:tcW w:w="0" w:type="auto"/>
            <w:hideMark/>
          </w:tcPr>
          <w:p w14:paraId="2C0B8A0C"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482" w:author="Rickey, Terry W (TJ) JR CIV USARMY CESAM (USA)" w:date="2026-01-14T11:22:00Z"/>
              </w:rPr>
              <w:pPrChange w:id="248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484" w:author="Rickey, Terry W (TJ) JR CIV USARMY CESAM (USA)" w:date="2026-01-14T11:22:00Z">
              <w:r w:rsidRPr="0061025A">
                <w:t>Ubiquitous, pelagic, critical forage base.</w:t>
              </w:r>
            </w:ins>
          </w:p>
        </w:tc>
      </w:tr>
      <w:tr w:rsidR="0061025A" w:rsidRPr="0061025A" w14:paraId="460C07C5" w14:textId="77777777" w:rsidTr="0061025A">
        <w:tblPrEx>
          <w:tblPrExChange w:id="2485"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486"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487"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2A3BB260" w14:textId="77777777" w:rsidR="0061025A" w:rsidRPr="0061025A" w:rsidRDefault="0061025A">
            <w:pPr>
              <w:rPr>
                <w:ins w:id="2488" w:author="Rickey, Terry W (TJ) JR CIV USARMY CESAM (USA)" w:date="2026-01-14T11:22:00Z"/>
              </w:rPr>
              <w:pPrChange w:id="2489" w:author="Rickey, Terry W (TJ) JR CIV USARMY CESAM (USA)" w:date="2026-01-14T12:27:00Z" w16du:dateUtc="2026-01-14T18:27:00Z">
                <w:pPr>
                  <w:pStyle w:val="Heading2"/>
                  <w:spacing w:line="259" w:lineRule="auto"/>
                </w:pPr>
              </w:pPrChange>
            </w:pPr>
            <w:ins w:id="2490" w:author="Rickey, Terry W (TJ) JR CIV USARMY CESAM (USA)" w:date="2026-01-14T11:22:00Z">
              <w:r w:rsidRPr="0061025A">
                <w:t>Golden Shiner</w:t>
              </w:r>
            </w:ins>
          </w:p>
        </w:tc>
        <w:tc>
          <w:tcPr>
            <w:tcW w:w="0" w:type="auto"/>
            <w:hideMark/>
            <w:tcPrChange w:id="2491"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F36DCF9"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92" w:author="Rickey, Terry W (TJ) JR CIV USARMY CESAM (USA)" w:date="2026-01-14T11:22:00Z"/>
              </w:rPr>
              <w:pPrChange w:id="249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94" w:author="Rickey, Terry W (TJ) JR CIV USARMY CESAM (USA)" w:date="2026-01-14T11:22:00Z">
              <w:r w:rsidRPr="0061025A">
                <w:t>D. Forage Species</w:t>
              </w:r>
            </w:ins>
          </w:p>
        </w:tc>
        <w:tc>
          <w:tcPr>
            <w:tcW w:w="0" w:type="auto"/>
            <w:hideMark/>
            <w:tcPrChange w:id="249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06C81CF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496" w:author="Rickey, Terry W (TJ) JR CIV USARMY CESAM (USA)" w:date="2026-01-14T11:22:00Z"/>
              </w:rPr>
              <w:pPrChange w:id="249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498" w:author="Rickey, Terry W (TJ) JR CIV USARMY CESAM (USA)" w:date="2026-01-14T11:22:00Z">
              <w:r w:rsidRPr="0061025A">
                <w:t>Common baitfish, often in weedy areas.</w:t>
              </w:r>
            </w:ins>
          </w:p>
        </w:tc>
      </w:tr>
      <w:tr w:rsidR="0061025A" w:rsidRPr="0061025A" w14:paraId="342DAC0A" w14:textId="77777777" w:rsidTr="0061025A">
        <w:trPr>
          <w:cnfStyle w:val="000000100000" w:firstRow="0" w:lastRow="0" w:firstColumn="0" w:lastColumn="0" w:oddVBand="0" w:evenVBand="0" w:oddHBand="1" w:evenHBand="0" w:firstRowFirstColumn="0" w:firstRowLastColumn="0" w:lastRowFirstColumn="0" w:lastRowLastColumn="0"/>
          <w:ins w:id="2499"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692FAD0" w14:textId="77777777" w:rsidR="0061025A" w:rsidRPr="0061025A" w:rsidRDefault="0061025A">
            <w:pPr>
              <w:rPr>
                <w:ins w:id="2500" w:author="Rickey, Terry W (TJ) JR CIV USARMY CESAM (USA)" w:date="2026-01-14T11:22:00Z"/>
              </w:rPr>
              <w:pPrChange w:id="2501" w:author="Rickey, Terry W (TJ) JR CIV USARMY CESAM (USA)" w:date="2026-01-14T12:27:00Z" w16du:dateUtc="2026-01-14T18:27:00Z">
                <w:pPr>
                  <w:pStyle w:val="Heading2"/>
                  <w:spacing w:line="259" w:lineRule="auto"/>
                </w:pPr>
              </w:pPrChange>
            </w:pPr>
            <w:ins w:id="2502" w:author="Rickey, Terry W (TJ) JR CIV USARMY CESAM (USA)" w:date="2026-01-14T11:22:00Z">
              <w:r w:rsidRPr="0061025A">
                <w:t>Mobile Chub</w:t>
              </w:r>
            </w:ins>
          </w:p>
        </w:tc>
        <w:tc>
          <w:tcPr>
            <w:tcW w:w="0" w:type="auto"/>
            <w:hideMark/>
          </w:tcPr>
          <w:p w14:paraId="5FACED21"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03" w:author="Rickey, Terry W (TJ) JR CIV USARMY CESAM (USA)" w:date="2026-01-14T11:22:00Z"/>
              </w:rPr>
              <w:pPrChange w:id="250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05" w:author="Rickey, Terry W (TJ) JR CIV USARMY CESAM (USA)" w:date="2026-01-14T11:22:00Z">
              <w:r w:rsidRPr="0061025A">
                <w:t>D. Forage Species</w:t>
              </w:r>
            </w:ins>
          </w:p>
        </w:tc>
        <w:tc>
          <w:tcPr>
            <w:tcW w:w="0" w:type="auto"/>
            <w:hideMark/>
          </w:tcPr>
          <w:p w14:paraId="0811F697"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06" w:author="Rickey, Terry W (TJ) JR CIV USARMY CESAM (USA)" w:date="2026-01-14T11:22:00Z"/>
              </w:rPr>
              <w:pPrChange w:id="250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08" w:author="Rickey, Terry W (TJ) JR CIV USARMY CESAM (USA)" w:date="2026-01-14T11:22:00Z">
              <w:r w:rsidRPr="0061025A">
                <w:t>Re-assigned: Its primary functional role is as a small forage fish.</w:t>
              </w:r>
            </w:ins>
          </w:p>
        </w:tc>
      </w:tr>
      <w:tr w:rsidR="0061025A" w:rsidRPr="0061025A" w14:paraId="5CBC6E18" w14:textId="77777777" w:rsidTr="0061025A">
        <w:tblPrEx>
          <w:tblPrExChange w:id="2509"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510"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511"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572DC36A" w14:textId="77777777" w:rsidR="0061025A" w:rsidRPr="0061025A" w:rsidRDefault="0061025A">
            <w:pPr>
              <w:rPr>
                <w:ins w:id="2512" w:author="Rickey, Terry W (TJ) JR CIV USARMY CESAM (USA)" w:date="2026-01-14T11:22:00Z"/>
              </w:rPr>
              <w:pPrChange w:id="2513" w:author="Rickey, Terry W (TJ) JR CIV USARMY CESAM (USA)" w:date="2026-01-14T12:27:00Z" w16du:dateUtc="2026-01-14T18:27:00Z">
                <w:pPr>
                  <w:pStyle w:val="Heading2"/>
                  <w:spacing w:line="259" w:lineRule="auto"/>
                </w:pPr>
              </w:pPrChange>
            </w:pPr>
            <w:ins w:id="2514" w:author="Rickey, Terry W (TJ) JR CIV USARMY CESAM (USA)" w:date="2026-01-14T11:22:00Z">
              <w:r w:rsidRPr="0061025A">
                <w:t>Mosquitofish</w:t>
              </w:r>
            </w:ins>
          </w:p>
        </w:tc>
        <w:tc>
          <w:tcPr>
            <w:tcW w:w="0" w:type="auto"/>
            <w:hideMark/>
            <w:tcPrChange w:id="2515"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11AE93CD"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16" w:author="Rickey, Terry W (TJ) JR CIV USARMY CESAM (USA)" w:date="2026-01-14T11:22:00Z"/>
              </w:rPr>
              <w:pPrChange w:id="251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18" w:author="Rickey, Terry W (TJ) JR CIV USARMY CESAM (USA)" w:date="2026-01-14T11:22:00Z">
              <w:r w:rsidRPr="0061025A">
                <w:t>D. Forage Species</w:t>
              </w:r>
            </w:ins>
          </w:p>
        </w:tc>
        <w:tc>
          <w:tcPr>
            <w:tcW w:w="0" w:type="auto"/>
            <w:hideMark/>
            <w:tcPrChange w:id="251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168CE3A"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20" w:author="Rickey, Terry W (TJ) JR CIV USARMY CESAM (USA)" w:date="2026-01-14T11:22:00Z"/>
              </w:rPr>
              <w:pPrChange w:id="252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22" w:author="Rickey, Terry W (TJ) JR CIV USARMY CESAM (USA)" w:date="2026-01-14T11:22:00Z">
              <w:r w:rsidRPr="0061025A">
                <w:t>Surface-dwelling, tolerant generalist.</w:t>
              </w:r>
            </w:ins>
          </w:p>
        </w:tc>
      </w:tr>
      <w:tr w:rsidR="0061025A" w:rsidRPr="0061025A" w14:paraId="1C9D8D12" w14:textId="77777777" w:rsidTr="0061025A">
        <w:trPr>
          <w:cnfStyle w:val="000000100000" w:firstRow="0" w:lastRow="0" w:firstColumn="0" w:lastColumn="0" w:oddVBand="0" w:evenVBand="0" w:oddHBand="1" w:evenHBand="0" w:firstRowFirstColumn="0" w:firstRowLastColumn="0" w:lastRowFirstColumn="0" w:lastRowLastColumn="0"/>
          <w:ins w:id="2523"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3D885A1" w14:textId="77777777" w:rsidR="0061025A" w:rsidRPr="0061025A" w:rsidRDefault="0061025A">
            <w:pPr>
              <w:rPr>
                <w:ins w:id="2524" w:author="Rickey, Terry W (TJ) JR CIV USARMY CESAM (USA)" w:date="2026-01-14T11:22:00Z"/>
              </w:rPr>
              <w:pPrChange w:id="2525" w:author="Rickey, Terry W (TJ) JR CIV USARMY CESAM (USA)" w:date="2026-01-14T12:27:00Z" w16du:dateUtc="2026-01-14T18:27:00Z">
                <w:pPr>
                  <w:pStyle w:val="Heading2"/>
                  <w:spacing w:line="259" w:lineRule="auto"/>
                </w:pPr>
              </w:pPrChange>
            </w:pPr>
            <w:ins w:id="2526" w:author="Rickey, Terry W (TJ) JR CIV USARMY CESAM (USA)" w:date="2026-01-14T11:22:00Z">
              <w:r w:rsidRPr="0061025A">
                <w:t>Pugnose Minnow</w:t>
              </w:r>
            </w:ins>
          </w:p>
        </w:tc>
        <w:tc>
          <w:tcPr>
            <w:tcW w:w="0" w:type="auto"/>
            <w:hideMark/>
          </w:tcPr>
          <w:p w14:paraId="648B5571"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27" w:author="Rickey, Terry W (TJ) JR CIV USARMY CESAM (USA)" w:date="2026-01-14T11:22:00Z"/>
              </w:rPr>
              <w:pPrChange w:id="252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29" w:author="Rickey, Terry W (TJ) JR CIV USARMY CESAM (USA)" w:date="2026-01-14T11:22:00Z">
              <w:r w:rsidRPr="0061025A">
                <w:t>D. Forage Species</w:t>
              </w:r>
            </w:ins>
          </w:p>
        </w:tc>
        <w:tc>
          <w:tcPr>
            <w:tcW w:w="0" w:type="auto"/>
            <w:hideMark/>
          </w:tcPr>
          <w:p w14:paraId="5059B5BA"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30" w:author="Rickey, Terry W (TJ) JR CIV USARMY CESAM (USA)" w:date="2026-01-14T11:22:00Z"/>
              </w:rPr>
              <w:pPrChange w:id="253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32" w:author="Rickey, Terry W (TJ) JR CIV USARMY CESAM (USA)" w:date="2026-01-14T11:22:00Z">
              <w:r w:rsidRPr="0061025A">
                <w:t>Small minnow of weedy, slow waters.</w:t>
              </w:r>
            </w:ins>
          </w:p>
        </w:tc>
      </w:tr>
      <w:tr w:rsidR="0061025A" w:rsidRPr="0061025A" w14:paraId="2536F84D" w14:textId="77777777" w:rsidTr="0061025A">
        <w:tblPrEx>
          <w:tblPrExChange w:id="2533"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534"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535"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63399F9D" w14:textId="77777777" w:rsidR="0061025A" w:rsidRPr="0061025A" w:rsidRDefault="0061025A">
            <w:pPr>
              <w:rPr>
                <w:ins w:id="2536" w:author="Rickey, Terry W (TJ) JR CIV USARMY CESAM (USA)" w:date="2026-01-14T11:22:00Z"/>
              </w:rPr>
              <w:pPrChange w:id="2537" w:author="Rickey, Terry W (TJ) JR CIV USARMY CESAM (USA)" w:date="2026-01-14T12:27:00Z" w16du:dateUtc="2026-01-14T18:27:00Z">
                <w:pPr>
                  <w:pStyle w:val="Heading2"/>
                  <w:spacing w:line="259" w:lineRule="auto"/>
                </w:pPr>
              </w:pPrChange>
            </w:pPr>
            <w:ins w:id="2538" w:author="Rickey, Terry W (TJ) JR CIV USARMY CESAM (USA)" w:date="2026-01-14T11:22:00Z">
              <w:r w:rsidRPr="0061025A">
                <w:t>Silver Chub</w:t>
              </w:r>
            </w:ins>
          </w:p>
        </w:tc>
        <w:tc>
          <w:tcPr>
            <w:tcW w:w="0" w:type="auto"/>
            <w:hideMark/>
            <w:tcPrChange w:id="2539"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34AD2D17"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40" w:author="Rickey, Terry W (TJ) JR CIV USARMY CESAM (USA)" w:date="2026-01-14T11:22:00Z"/>
              </w:rPr>
              <w:pPrChange w:id="254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42" w:author="Rickey, Terry W (TJ) JR CIV USARMY CESAM (USA)" w:date="2026-01-14T11:22:00Z">
              <w:r w:rsidRPr="0061025A">
                <w:t>D. Forage Species</w:t>
              </w:r>
            </w:ins>
          </w:p>
        </w:tc>
        <w:tc>
          <w:tcPr>
            <w:tcW w:w="0" w:type="auto"/>
            <w:hideMark/>
            <w:tcPrChange w:id="254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2A7AA23"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44" w:author="Rickey, Terry W (TJ) JR CIV USARMY CESAM (USA)" w:date="2026-01-14T11:22:00Z"/>
              </w:rPr>
              <w:pPrChange w:id="254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46" w:author="Rickey, Terry W (TJ) JR CIV USARMY CESAM (USA)" w:date="2026-01-14T11:22:00Z">
              <w:r w:rsidRPr="0061025A">
                <w:t>Often found in large schools in the main channel.</w:t>
              </w:r>
            </w:ins>
          </w:p>
        </w:tc>
      </w:tr>
      <w:tr w:rsidR="0061025A" w:rsidRPr="0061025A" w14:paraId="4439DC1E" w14:textId="77777777" w:rsidTr="0061025A">
        <w:trPr>
          <w:cnfStyle w:val="000000100000" w:firstRow="0" w:lastRow="0" w:firstColumn="0" w:lastColumn="0" w:oddVBand="0" w:evenVBand="0" w:oddHBand="1" w:evenHBand="0" w:firstRowFirstColumn="0" w:firstRowLastColumn="0" w:lastRowFirstColumn="0" w:lastRowLastColumn="0"/>
          <w:ins w:id="2547"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48E077EA" w14:textId="77777777" w:rsidR="0061025A" w:rsidRPr="0061025A" w:rsidRDefault="0061025A">
            <w:pPr>
              <w:rPr>
                <w:ins w:id="2548" w:author="Rickey, Terry W (TJ) JR CIV USARMY CESAM (USA)" w:date="2026-01-14T11:22:00Z"/>
              </w:rPr>
              <w:pPrChange w:id="2549" w:author="Rickey, Terry W (TJ) JR CIV USARMY CESAM (USA)" w:date="2026-01-14T12:27:00Z" w16du:dateUtc="2026-01-14T18:27:00Z">
                <w:pPr>
                  <w:pStyle w:val="Heading2"/>
                  <w:spacing w:line="259" w:lineRule="auto"/>
                </w:pPr>
              </w:pPrChange>
            </w:pPr>
            <w:ins w:id="2550" w:author="Rickey, Terry W (TJ) JR CIV USARMY CESAM (USA)" w:date="2026-01-14T11:22:00Z">
              <w:r w:rsidRPr="0061025A">
                <w:t>Silverstripe Shiner</w:t>
              </w:r>
            </w:ins>
          </w:p>
        </w:tc>
        <w:tc>
          <w:tcPr>
            <w:tcW w:w="0" w:type="auto"/>
            <w:hideMark/>
          </w:tcPr>
          <w:p w14:paraId="666532F5"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51" w:author="Rickey, Terry W (TJ) JR CIV USARMY CESAM (USA)" w:date="2026-01-14T11:22:00Z"/>
              </w:rPr>
              <w:pPrChange w:id="255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53" w:author="Rickey, Terry W (TJ) JR CIV USARMY CESAM (USA)" w:date="2026-01-14T11:22:00Z">
              <w:r w:rsidRPr="0061025A">
                <w:t>D. Forage Species</w:t>
              </w:r>
            </w:ins>
          </w:p>
        </w:tc>
        <w:tc>
          <w:tcPr>
            <w:tcW w:w="0" w:type="auto"/>
            <w:hideMark/>
          </w:tcPr>
          <w:p w14:paraId="5360D0DF"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54" w:author="Rickey, Terry W (TJ) JR CIV USARMY CESAM (USA)" w:date="2026-01-14T11:22:00Z"/>
              </w:rPr>
              <w:pPrChange w:id="255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56" w:author="Rickey, Terry W (TJ) JR CIV USARMY CESAM (USA)" w:date="2026-01-14T11:22:00Z">
              <w:r w:rsidRPr="0061025A">
                <w:t>Common schooling minnow.</w:t>
              </w:r>
            </w:ins>
          </w:p>
        </w:tc>
      </w:tr>
      <w:tr w:rsidR="0061025A" w:rsidRPr="0061025A" w14:paraId="13662549" w14:textId="77777777" w:rsidTr="0061025A">
        <w:tblPrEx>
          <w:tblPrExChange w:id="2557"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558"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559" w:author="Rickey, Terry W (TJ) JR CIV USARMY CESAM (USA)" w:date="2026-01-14T11:22:00Z" w16du:dateUtc="2026-01-14T17:22:00Z">
              <w:tcPr>
                <w:tcW w:w="0" w:type="auto"/>
                <w:gridSpan w:val="4"/>
                <w:tcBorders>
                  <w:bottom w:val="single" w:sz="6" w:space="0" w:color="E1E3E1"/>
                </w:tcBorders>
                <w:tcMar>
                  <w:top w:w="120" w:type="dxa"/>
                  <w:left w:w="120" w:type="dxa"/>
                  <w:bottom w:w="120" w:type="dxa"/>
                  <w:right w:w="120" w:type="dxa"/>
                </w:tcMar>
                <w:hideMark/>
              </w:tcPr>
            </w:tcPrChange>
          </w:tcPr>
          <w:p w14:paraId="7ABE5452" w14:textId="77777777" w:rsidR="0061025A" w:rsidRPr="0061025A" w:rsidRDefault="0061025A">
            <w:pPr>
              <w:rPr>
                <w:ins w:id="2560" w:author="Rickey, Terry W (TJ) JR CIV USARMY CESAM (USA)" w:date="2026-01-14T11:22:00Z"/>
              </w:rPr>
              <w:pPrChange w:id="2561" w:author="Rickey, Terry W (TJ) JR CIV USARMY CESAM (USA)" w:date="2026-01-14T12:27:00Z" w16du:dateUtc="2026-01-14T18:27:00Z">
                <w:pPr>
                  <w:pStyle w:val="Heading2"/>
                  <w:spacing w:line="259" w:lineRule="auto"/>
                </w:pPr>
              </w:pPrChange>
            </w:pPr>
            <w:ins w:id="2562" w:author="Rickey, Terry W (TJ) JR CIV USARMY CESAM (USA)" w:date="2026-01-14T11:22:00Z">
              <w:r w:rsidRPr="0061025A">
                <w:t>Silverside Shiner</w:t>
              </w:r>
            </w:ins>
          </w:p>
        </w:tc>
        <w:tc>
          <w:tcPr>
            <w:tcW w:w="0" w:type="auto"/>
            <w:hideMark/>
            <w:tcPrChange w:id="2563"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72B5BD6E"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64" w:author="Rickey, Terry W (TJ) JR CIV USARMY CESAM (USA)" w:date="2026-01-14T11:22:00Z"/>
              </w:rPr>
              <w:pPrChange w:id="256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66" w:author="Rickey, Terry W (TJ) JR CIV USARMY CESAM (USA)" w:date="2026-01-14T11:22:00Z">
              <w:r w:rsidRPr="0061025A">
                <w:t>D. Forage Species</w:t>
              </w:r>
            </w:ins>
          </w:p>
        </w:tc>
        <w:tc>
          <w:tcPr>
            <w:tcW w:w="0" w:type="auto"/>
            <w:hideMark/>
            <w:tcPrChange w:id="2567" w:author="Rickey, Terry W (TJ) JR CIV USARMY CESAM (USA)" w:date="2026-01-14T11:22:00Z" w16du:dateUtc="2026-01-14T17:22:00Z">
              <w:tcPr>
                <w:tcW w:w="0" w:type="auto"/>
                <w:gridSpan w:val="3"/>
                <w:tcBorders>
                  <w:bottom w:val="single" w:sz="6" w:space="0" w:color="E1E3E1"/>
                </w:tcBorders>
                <w:tcMar>
                  <w:top w:w="120" w:type="dxa"/>
                  <w:left w:w="120" w:type="dxa"/>
                  <w:bottom w:w="120" w:type="dxa"/>
                  <w:right w:w="120" w:type="dxa"/>
                </w:tcMar>
                <w:hideMark/>
              </w:tcPr>
            </w:tcPrChange>
          </w:tcPr>
          <w:p w14:paraId="413117AD"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68" w:author="Rickey, Terry W (TJ) JR CIV USARMY CESAM (USA)" w:date="2026-01-14T11:22:00Z"/>
              </w:rPr>
              <w:pPrChange w:id="256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70" w:author="Rickey, Terry W (TJ) JR CIV USARMY CESAM (USA)" w:date="2026-01-14T11:22:00Z">
              <w:r w:rsidRPr="0061025A">
                <w:t>Abundant, pelagic, schooling minnow.</w:t>
              </w:r>
            </w:ins>
          </w:p>
        </w:tc>
      </w:tr>
      <w:tr w:rsidR="0061025A" w:rsidRPr="0061025A" w14:paraId="5A6C0119" w14:textId="77777777" w:rsidTr="0061025A">
        <w:trPr>
          <w:cnfStyle w:val="000000100000" w:firstRow="0" w:lastRow="0" w:firstColumn="0" w:lastColumn="0" w:oddVBand="0" w:evenVBand="0" w:oddHBand="1" w:evenHBand="0" w:firstRowFirstColumn="0" w:firstRowLastColumn="0" w:lastRowFirstColumn="0" w:lastRowLastColumn="0"/>
          <w:ins w:id="2571"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
          <w:p w14:paraId="50B12867" w14:textId="77777777" w:rsidR="0061025A" w:rsidRPr="0061025A" w:rsidRDefault="0061025A">
            <w:pPr>
              <w:rPr>
                <w:ins w:id="2572" w:author="Rickey, Terry W (TJ) JR CIV USARMY CESAM (USA)" w:date="2026-01-14T11:22:00Z"/>
              </w:rPr>
              <w:pPrChange w:id="2573" w:author="Rickey, Terry W (TJ) JR CIV USARMY CESAM (USA)" w:date="2026-01-14T12:27:00Z" w16du:dateUtc="2026-01-14T18:27:00Z">
                <w:pPr>
                  <w:pStyle w:val="Heading2"/>
                  <w:spacing w:line="259" w:lineRule="auto"/>
                </w:pPr>
              </w:pPrChange>
            </w:pPr>
            <w:ins w:id="2574" w:author="Rickey, Terry W (TJ) JR CIV USARMY CESAM (USA)" w:date="2026-01-14T11:22:00Z">
              <w:r w:rsidRPr="0061025A">
                <w:t>Threadfin Shad</w:t>
              </w:r>
            </w:ins>
          </w:p>
        </w:tc>
        <w:tc>
          <w:tcPr>
            <w:tcW w:w="0" w:type="auto"/>
            <w:hideMark/>
          </w:tcPr>
          <w:p w14:paraId="3767CAD0"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75" w:author="Rickey, Terry W (TJ) JR CIV USARMY CESAM (USA)" w:date="2026-01-14T11:22:00Z"/>
              </w:rPr>
              <w:pPrChange w:id="257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77" w:author="Rickey, Terry W (TJ) JR CIV USARMY CESAM (USA)" w:date="2026-01-14T11:22:00Z">
              <w:r w:rsidRPr="0061025A">
                <w:t>D. Forage Species</w:t>
              </w:r>
            </w:ins>
          </w:p>
        </w:tc>
        <w:tc>
          <w:tcPr>
            <w:tcW w:w="0" w:type="auto"/>
            <w:hideMark/>
          </w:tcPr>
          <w:p w14:paraId="23DC6DC6" w14:textId="77777777" w:rsidR="0061025A" w:rsidRPr="0061025A" w:rsidRDefault="0061025A">
            <w:pPr>
              <w:cnfStyle w:val="000000100000" w:firstRow="0" w:lastRow="0" w:firstColumn="0" w:lastColumn="0" w:oddVBand="0" w:evenVBand="0" w:oddHBand="1" w:evenHBand="0" w:firstRowFirstColumn="0" w:firstRowLastColumn="0" w:lastRowFirstColumn="0" w:lastRowLastColumn="0"/>
              <w:rPr>
                <w:ins w:id="2578" w:author="Rickey, Terry W (TJ) JR CIV USARMY CESAM (USA)" w:date="2026-01-14T11:22:00Z"/>
              </w:rPr>
              <w:pPrChange w:id="257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580" w:author="Rickey, Terry W (TJ) JR CIV USARMY CESAM (USA)" w:date="2026-01-14T11:22:00Z">
              <w:r w:rsidRPr="0061025A">
                <w:t>Ubiquitous, pelagic, critical forage base.</w:t>
              </w:r>
            </w:ins>
          </w:p>
        </w:tc>
      </w:tr>
      <w:tr w:rsidR="0061025A" w:rsidRPr="0061025A" w14:paraId="65506A47" w14:textId="77777777" w:rsidTr="0061025A">
        <w:tblPrEx>
          <w:tblPrExChange w:id="2581" w:author="Rickey, Terry W (TJ) JR CIV USARMY CESAM (USA)" w:date="2026-01-14T11:22:00Z" w16du:dateUtc="2026-01-14T17:22:00Z">
            <w:tblPrEx>
              <w:tblW w:w="10620" w:type="dxa"/>
              <w:tblBorders>
                <w:top w:val="none" w:sz="0" w:space="0" w:color="auto"/>
                <w:left w:val="none" w:sz="0" w:space="0" w:color="auto"/>
                <w:bottom w:val="none" w:sz="0" w:space="0" w:color="auto"/>
                <w:right w:val="none" w:sz="0" w:space="0" w:color="auto"/>
                <w:insideH w:val="none" w:sz="0" w:space="0" w:color="auto"/>
              </w:tblBorders>
              <w:tblCellMar>
                <w:top w:w="15" w:type="dxa"/>
                <w:left w:w="15" w:type="dxa"/>
                <w:bottom w:w="15" w:type="dxa"/>
                <w:right w:w="15" w:type="dxa"/>
              </w:tblCellMar>
            </w:tblPrEx>
          </w:tblPrExChange>
        </w:tblPrEx>
        <w:trPr>
          <w:ins w:id="2582" w:author="Rickey, Terry W (TJ) JR CIV USARMY CESAM (USA)" w:date="2026-01-14T11:22:00Z"/>
        </w:trPr>
        <w:tc>
          <w:tcPr>
            <w:cnfStyle w:val="001000000000" w:firstRow="0" w:lastRow="0" w:firstColumn="1" w:lastColumn="0" w:oddVBand="0" w:evenVBand="0" w:oddHBand="0" w:evenHBand="0" w:firstRowFirstColumn="0" w:firstRowLastColumn="0" w:lastRowFirstColumn="0" w:lastRowLastColumn="0"/>
            <w:tcW w:w="3078" w:type="dxa"/>
            <w:hideMark/>
            <w:tcPrChange w:id="2583" w:author="Rickey, Terry W (TJ) JR CIV USARMY CESAM (USA)" w:date="2026-01-14T11:22:00Z" w16du:dateUtc="2026-01-14T17:22:00Z">
              <w:tcPr>
                <w:tcW w:w="0" w:type="auto"/>
                <w:gridSpan w:val="4"/>
                <w:tcBorders>
                  <w:bottom w:val="nil"/>
                </w:tcBorders>
                <w:tcMar>
                  <w:top w:w="120" w:type="dxa"/>
                  <w:left w:w="120" w:type="dxa"/>
                  <w:bottom w:w="120" w:type="dxa"/>
                  <w:right w:w="120" w:type="dxa"/>
                </w:tcMar>
                <w:hideMark/>
              </w:tcPr>
            </w:tcPrChange>
          </w:tcPr>
          <w:p w14:paraId="7C72F073" w14:textId="77777777" w:rsidR="0061025A" w:rsidRPr="0061025A" w:rsidRDefault="0061025A">
            <w:pPr>
              <w:rPr>
                <w:ins w:id="2584" w:author="Rickey, Terry W (TJ) JR CIV USARMY CESAM (USA)" w:date="2026-01-14T11:22:00Z"/>
              </w:rPr>
              <w:pPrChange w:id="2585" w:author="Rickey, Terry W (TJ) JR CIV USARMY CESAM (USA)" w:date="2026-01-14T12:27:00Z" w16du:dateUtc="2026-01-14T18:27:00Z">
                <w:pPr>
                  <w:pStyle w:val="Heading2"/>
                  <w:spacing w:line="259" w:lineRule="auto"/>
                </w:pPr>
              </w:pPrChange>
            </w:pPr>
            <w:ins w:id="2586" w:author="Rickey, Terry W (TJ) JR CIV USARMY CESAM (USA)" w:date="2026-01-14T11:22:00Z">
              <w:r w:rsidRPr="0061025A">
                <w:t>Weed Shiner</w:t>
              </w:r>
            </w:ins>
          </w:p>
        </w:tc>
        <w:tc>
          <w:tcPr>
            <w:tcW w:w="0" w:type="auto"/>
            <w:hideMark/>
            <w:tcPrChange w:id="2587" w:author="Rickey, Terry W (TJ) JR CIV USARMY CESAM (USA)" w:date="2026-01-14T11:22:00Z" w16du:dateUtc="2026-01-14T17:22:00Z">
              <w:tcPr>
                <w:tcW w:w="0" w:type="auto"/>
                <w:gridSpan w:val="3"/>
                <w:tcBorders>
                  <w:bottom w:val="nil"/>
                </w:tcBorders>
                <w:tcMar>
                  <w:top w:w="120" w:type="dxa"/>
                  <w:left w:w="120" w:type="dxa"/>
                  <w:bottom w:w="120" w:type="dxa"/>
                  <w:right w:w="120" w:type="dxa"/>
                </w:tcMar>
                <w:hideMark/>
              </w:tcPr>
            </w:tcPrChange>
          </w:tcPr>
          <w:p w14:paraId="607F59D8"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88" w:author="Rickey, Terry W (TJ) JR CIV USARMY CESAM (USA)" w:date="2026-01-14T11:22:00Z"/>
              </w:rPr>
              <w:pPrChange w:id="258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90" w:author="Rickey, Terry W (TJ) JR CIV USARMY CESAM (USA)" w:date="2026-01-14T11:22:00Z">
              <w:r w:rsidRPr="0061025A">
                <w:t>D. Forage Species</w:t>
              </w:r>
            </w:ins>
          </w:p>
        </w:tc>
        <w:tc>
          <w:tcPr>
            <w:tcW w:w="0" w:type="auto"/>
            <w:hideMark/>
            <w:tcPrChange w:id="2591" w:author="Rickey, Terry W (TJ) JR CIV USARMY CESAM (USA)" w:date="2026-01-14T11:22:00Z" w16du:dateUtc="2026-01-14T17:22:00Z">
              <w:tcPr>
                <w:tcW w:w="0" w:type="auto"/>
                <w:gridSpan w:val="3"/>
                <w:tcBorders>
                  <w:bottom w:val="nil"/>
                </w:tcBorders>
                <w:tcMar>
                  <w:top w:w="120" w:type="dxa"/>
                  <w:left w:w="120" w:type="dxa"/>
                  <w:bottom w:w="120" w:type="dxa"/>
                  <w:right w:w="120" w:type="dxa"/>
                </w:tcMar>
                <w:hideMark/>
              </w:tcPr>
            </w:tcPrChange>
          </w:tcPr>
          <w:p w14:paraId="10A6AD3B" w14:textId="77777777" w:rsidR="0061025A" w:rsidRPr="0061025A" w:rsidRDefault="0061025A">
            <w:pPr>
              <w:cnfStyle w:val="000000000000" w:firstRow="0" w:lastRow="0" w:firstColumn="0" w:lastColumn="0" w:oddVBand="0" w:evenVBand="0" w:oddHBand="0" w:evenHBand="0" w:firstRowFirstColumn="0" w:firstRowLastColumn="0" w:lastRowFirstColumn="0" w:lastRowLastColumn="0"/>
              <w:rPr>
                <w:ins w:id="2592" w:author="Rickey, Terry W (TJ) JR CIV USARMY CESAM (USA)" w:date="2026-01-14T11:22:00Z"/>
              </w:rPr>
              <w:pPrChange w:id="259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594" w:author="Rickey, Terry W (TJ) JR CIV USARMY CESAM (USA)" w:date="2026-01-14T11:22:00Z">
              <w:r w:rsidRPr="0061025A">
                <w:t>Small minnow of weedy, slow waters.</w:t>
              </w:r>
            </w:ins>
          </w:p>
        </w:tc>
      </w:tr>
    </w:tbl>
    <w:p w14:paraId="514C39AE" w14:textId="77777777" w:rsidR="00202757" w:rsidRDefault="00202757">
      <w:pPr>
        <w:rPr>
          <w:ins w:id="2595" w:author="Rickey, Terry W (TJ) JR CIV USARMY CESAM (USA)" w:date="2026-01-14T11:28:00Z" w16du:dateUtc="2026-01-14T17:28:00Z"/>
        </w:rPr>
        <w:sectPr w:rsidR="00202757" w:rsidSect="00AC490E">
          <w:pgSz w:w="12240" w:h="15840"/>
          <w:pgMar w:top="1440" w:right="1440" w:bottom="1440" w:left="1440" w:header="720" w:footer="720" w:gutter="0"/>
          <w:cols w:space="720"/>
          <w:docGrid w:linePitch="360"/>
        </w:sectPr>
        <w:pPrChange w:id="2596" w:author="Rickey, Terry W (TJ) JR CIV USARMY CESAM (USA)" w:date="2026-01-14T12:27:00Z" w16du:dateUtc="2026-01-14T18:27:00Z">
          <w:pPr>
            <w:pStyle w:val="Heading2"/>
          </w:pPr>
        </w:pPrChange>
      </w:pPr>
    </w:p>
    <w:p w14:paraId="7517E33E" w14:textId="3AF2F305" w:rsidR="00202757" w:rsidRPr="00D76B41" w:rsidRDefault="00202757">
      <w:pPr>
        <w:rPr>
          <w:ins w:id="2597" w:author="Rickey, Terry W (TJ) JR CIV USARMY CESAM (USA)" w:date="2026-01-14T11:28:00Z"/>
          <w:rPrChange w:id="2598" w:author="Rickey, Terry W (TJ) JR CIV USARMY CESAM (USA)" w:date="2026-01-14T11:28:00Z" w16du:dateUtc="2026-01-14T17:28:00Z">
            <w:rPr>
              <w:ins w:id="2599" w:author="Rickey, Terry W (TJ) JR CIV USARMY CESAM (USA)" w:date="2026-01-14T11:28:00Z"/>
              <w:b/>
              <w:bCs/>
            </w:rPr>
          </w:rPrChange>
        </w:rPr>
        <w:pPrChange w:id="2600" w:author="Rickey, Terry W (TJ) JR CIV USARMY CESAM (USA)" w:date="2026-01-14T12:27:00Z" w16du:dateUtc="2026-01-14T18:27:00Z">
          <w:pPr>
            <w:pStyle w:val="Heading2"/>
          </w:pPr>
        </w:pPrChange>
      </w:pPr>
      <w:ins w:id="2601" w:author="Rickey, Terry W (TJ) JR CIV USARMY CESAM (USA)" w:date="2026-01-14T11:28:00Z">
        <w:r w:rsidRPr="00D76B41">
          <w:lastRenderedPageBreak/>
          <w:t>Master Fish Species Inventory by River Reach (FY23 Baseline)</w:t>
        </w:r>
      </w:ins>
    </w:p>
    <w:p w14:paraId="3075C493" w14:textId="77777777" w:rsidR="00202757" w:rsidRPr="00202757" w:rsidRDefault="00202757">
      <w:pPr>
        <w:rPr>
          <w:ins w:id="2602" w:author="Rickey, Terry W (TJ) JR CIV USARMY CESAM (USA)" w:date="2026-01-14T11:28:00Z"/>
        </w:rPr>
        <w:pPrChange w:id="2603" w:author="Rickey, Terry W (TJ) JR CIV USARMY CESAM (USA)" w:date="2026-01-14T12:27:00Z" w16du:dateUtc="2026-01-14T18:27:00Z">
          <w:pPr>
            <w:pStyle w:val="Heading2"/>
          </w:pPr>
        </w:pPrChange>
      </w:pPr>
      <w:ins w:id="2604" w:author="Rickey, Terry W (TJ) JR CIV USARMY CESAM (USA)" w:date="2026-01-14T11:28:00Z">
        <w:r w:rsidRPr="00202757">
          <w:t>This table details the presence (</w:t>
        </w:r>
        <w:r w:rsidRPr="00202757">
          <w:rPr>
            <w:rFonts w:ascii="Segoe UI Symbol" w:hAnsi="Segoe UI Symbol" w:cs="Segoe UI Symbol"/>
          </w:rPr>
          <w:t>✓</w:t>
        </w:r>
        <w:r w:rsidRPr="00202757">
          <w:t>) or absence of all 54 fish species captured during the 2023-2024 baseline sampling effort across the three major river reaches. This format clearly illustrates the decline in species richness and the selective removal of specialist species as one moves upstream through the impounded system.</w:t>
        </w:r>
      </w:ins>
    </w:p>
    <w:tbl>
      <w:tblPr>
        <w:tblStyle w:val="ListTable4-Accent5"/>
        <w:tblW w:w="10165" w:type="dxa"/>
        <w:tblLook w:val="04A0" w:firstRow="1" w:lastRow="0" w:firstColumn="1" w:lastColumn="0" w:noHBand="0" w:noVBand="1"/>
        <w:tblPrChange w:id="2605" w:author="Rickey, Terry W (TJ) JR CIV USARMY CESAM (USA)" w:date="2026-01-14T11:29:00Z" w16du:dateUtc="2026-01-14T17:29:00Z">
          <w:tblPr>
            <w:tblStyle w:val="ListTable4-Accent5"/>
            <w:tblW w:w="10165" w:type="dxa"/>
            <w:tblLook w:val="04A0" w:firstRow="1" w:lastRow="0" w:firstColumn="1" w:lastColumn="0" w:noHBand="0" w:noVBand="1"/>
          </w:tblPr>
        </w:tblPrChange>
      </w:tblPr>
      <w:tblGrid>
        <w:gridCol w:w="2169"/>
        <w:gridCol w:w="2640"/>
        <w:gridCol w:w="3213"/>
        <w:gridCol w:w="2143"/>
        <w:tblGridChange w:id="2606">
          <w:tblGrid>
            <w:gridCol w:w="2169"/>
            <w:gridCol w:w="61"/>
            <w:gridCol w:w="2579"/>
            <w:gridCol w:w="77"/>
            <w:gridCol w:w="3136"/>
            <w:gridCol w:w="2143"/>
          </w:tblGrid>
        </w:tblGridChange>
      </w:tblGrid>
      <w:tr w:rsidR="00202757" w:rsidRPr="00202757" w14:paraId="60DFAC03" w14:textId="77777777" w:rsidTr="00D76B41">
        <w:trPr>
          <w:cnfStyle w:val="100000000000" w:firstRow="1" w:lastRow="0" w:firstColumn="0" w:lastColumn="0" w:oddVBand="0" w:evenVBand="0" w:oddHBand="0" w:evenHBand="0" w:firstRowFirstColumn="0" w:firstRowLastColumn="0" w:lastRowFirstColumn="0" w:lastRowLastColumn="0"/>
          <w:tblHeader/>
          <w:ins w:id="260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Change w:id="2608" w:author="Rickey, Terry W (TJ) JR CIV USARMY CESAM (USA)" w:date="2026-01-14T11:29:00Z" w16du:dateUtc="2026-01-14T17:29:00Z">
              <w:tcPr>
                <w:tcW w:w="0" w:type="auto"/>
                <w:gridSpan w:val="2"/>
                <w:hideMark/>
              </w:tcPr>
            </w:tcPrChange>
          </w:tcPr>
          <w:p w14:paraId="31030967" w14:textId="77777777" w:rsidR="00202757" w:rsidRPr="00202757" w:rsidRDefault="00202757">
            <w:pPr>
              <w:cnfStyle w:val="101000000000" w:firstRow="1" w:lastRow="0" w:firstColumn="1" w:lastColumn="0" w:oddVBand="0" w:evenVBand="0" w:oddHBand="0" w:evenHBand="0" w:firstRowFirstColumn="0" w:firstRowLastColumn="0" w:lastRowFirstColumn="0" w:lastRowLastColumn="0"/>
              <w:rPr>
                <w:ins w:id="2609" w:author="Rickey, Terry W (TJ) JR CIV USARMY CESAM (USA)" w:date="2026-01-14T11:28:00Z"/>
              </w:rPr>
              <w:pPrChange w:id="2610" w:author="Rickey, Terry W (TJ) JR CIV USARMY CESAM (USA)" w:date="2026-01-14T12:27:00Z" w16du:dateUtc="2026-01-14T18:27:00Z">
                <w:pPr>
                  <w:pStyle w:val="Heading2"/>
                  <w:spacing w:line="259" w:lineRule="auto"/>
                  <w:cnfStyle w:val="101000000000" w:firstRow="1" w:lastRow="0" w:firstColumn="1" w:lastColumn="0" w:oddVBand="0" w:evenVBand="0" w:oddHBand="0" w:evenHBand="0" w:firstRowFirstColumn="0" w:firstRowLastColumn="0" w:lastRowFirstColumn="0" w:lastRowLastColumn="0"/>
                </w:pPr>
              </w:pPrChange>
            </w:pPr>
            <w:ins w:id="2611" w:author="Rickey, Terry W (TJ) JR CIV USARMY CESAM (USA)" w:date="2026-01-14T11:28:00Z">
              <w:r w:rsidRPr="00202757">
                <w:t>Fish Species</w:t>
              </w:r>
            </w:ins>
          </w:p>
        </w:tc>
        <w:tc>
          <w:tcPr>
            <w:tcW w:w="0" w:type="auto"/>
            <w:hideMark/>
            <w:tcPrChange w:id="2612" w:author="Rickey, Terry W (TJ) JR CIV USARMY CESAM (USA)" w:date="2026-01-14T11:29:00Z" w16du:dateUtc="2026-01-14T17:29:00Z">
              <w:tcPr>
                <w:tcW w:w="0" w:type="auto"/>
                <w:gridSpan w:val="2"/>
                <w:hideMark/>
              </w:tcPr>
            </w:tcPrChange>
          </w:tcPr>
          <w:p w14:paraId="5C8C91A1" w14:textId="77777777" w:rsidR="00202757" w:rsidRPr="00202757" w:rsidRDefault="00202757">
            <w:pPr>
              <w:cnfStyle w:val="100000000000" w:firstRow="1" w:lastRow="0" w:firstColumn="0" w:lastColumn="0" w:oddVBand="0" w:evenVBand="0" w:oddHBand="0" w:evenHBand="0" w:firstRowFirstColumn="0" w:firstRowLastColumn="0" w:lastRowFirstColumn="0" w:lastRowLastColumn="0"/>
              <w:rPr>
                <w:ins w:id="2613" w:author="Rickey, Terry W (TJ) JR CIV USARMY CESAM (USA)" w:date="2026-01-14T11:28:00Z"/>
              </w:rPr>
              <w:pPrChange w:id="2614" w:author="Rickey, Terry W (TJ) JR CIV USARMY CESAM (USA)" w:date="2026-01-14T12:27:00Z" w16du:dateUtc="2026-01-14T18:27:00Z">
                <w:pPr>
                  <w:pStyle w:val="Heading2"/>
                  <w:spacing w:line="259" w:lineRule="auto"/>
                  <w:cnfStyle w:val="100000000000" w:firstRow="1" w:lastRow="0" w:firstColumn="0" w:lastColumn="0" w:oddVBand="0" w:evenVBand="0" w:oddHBand="0" w:evenHBand="0" w:firstRowFirstColumn="0" w:firstRowLastColumn="0" w:lastRowFirstColumn="0" w:lastRowLastColumn="0"/>
                </w:pPr>
              </w:pPrChange>
            </w:pPr>
            <w:ins w:id="2615" w:author="Rickey, Terry W (TJ) JR CIV USARMY CESAM (USA)" w:date="2026-01-14T11:28:00Z">
              <w:r w:rsidRPr="00202757">
                <w:t>Downstream of Claiborne</w:t>
              </w:r>
            </w:ins>
          </w:p>
        </w:tc>
        <w:tc>
          <w:tcPr>
            <w:tcW w:w="0" w:type="auto"/>
            <w:hideMark/>
            <w:tcPrChange w:id="2616" w:author="Rickey, Terry W (TJ) JR CIV USARMY CESAM (USA)" w:date="2026-01-14T11:29:00Z" w16du:dateUtc="2026-01-14T17:29:00Z">
              <w:tcPr>
                <w:tcW w:w="0" w:type="auto"/>
                <w:hideMark/>
              </w:tcPr>
            </w:tcPrChange>
          </w:tcPr>
          <w:p w14:paraId="17BBA5D5" w14:textId="77777777" w:rsidR="00202757" w:rsidRPr="00202757" w:rsidRDefault="00202757">
            <w:pPr>
              <w:cnfStyle w:val="100000000000" w:firstRow="1" w:lastRow="0" w:firstColumn="0" w:lastColumn="0" w:oddVBand="0" w:evenVBand="0" w:oddHBand="0" w:evenHBand="0" w:firstRowFirstColumn="0" w:firstRowLastColumn="0" w:lastRowFirstColumn="0" w:lastRowLastColumn="0"/>
              <w:rPr>
                <w:ins w:id="2617" w:author="Rickey, Terry W (TJ) JR CIV USARMY CESAM (USA)" w:date="2026-01-14T11:28:00Z"/>
              </w:rPr>
              <w:pPrChange w:id="2618" w:author="Rickey, Terry W (TJ) JR CIV USARMY CESAM (USA)" w:date="2026-01-14T12:27:00Z" w16du:dateUtc="2026-01-14T18:27:00Z">
                <w:pPr>
                  <w:pStyle w:val="Heading2"/>
                  <w:spacing w:line="259" w:lineRule="auto"/>
                  <w:cnfStyle w:val="100000000000" w:firstRow="1" w:lastRow="0" w:firstColumn="0" w:lastColumn="0" w:oddVBand="0" w:evenVBand="0" w:oddHBand="0" w:evenHBand="0" w:firstRowFirstColumn="0" w:firstRowLastColumn="0" w:lastRowFirstColumn="0" w:lastRowLastColumn="0"/>
                </w:pPr>
              </w:pPrChange>
            </w:pPr>
            <w:ins w:id="2619" w:author="Rickey, Terry W (TJ) JR CIV USARMY CESAM (USA)" w:date="2026-01-14T11:28:00Z">
              <w:r w:rsidRPr="00202757">
                <w:t>Between Dams (Claiborne Pool)</w:t>
              </w:r>
            </w:ins>
          </w:p>
        </w:tc>
        <w:tc>
          <w:tcPr>
            <w:tcW w:w="0" w:type="dxa"/>
            <w:hideMark/>
            <w:tcPrChange w:id="2620" w:author="Rickey, Terry W (TJ) JR CIV USARMY CESAM (USA)" w:date="2026-01-14T11:29:00Z" w16du:dateUtc="2026-01-14T17:29:00Z">
              <w:tcPr>
                <w:tcW w:w="2143" w:type="dxa"/>
                <w:hideMark/>
              </w:tcPr>
            </w:tcPrChange>
          </w:tcPr>
          <w:p w14:paraId="14D595C7" w14:textId="77777777" w:rsidR="00202757" w:rsidRPr="00202757" w:rsidRDefault="00202757">
            <w:pPr>
              <w:cnfStyle w:val="100000000000" w:firstRow="1" w:lastRow="0" w:firstColumn="0" w:lastColumn="0" w:oddVBand="0" w:evenVBand="0" w:oddHBand="0" w:evenHBand="0" w:firstRowFirstColumn="0" w:firstRowLastColumn="0" w:lastRowFirstColumn="0" w:lastRowLastColumn="0"/>
              <w:rPr>
                <w:ins w:id="2621" w:author="Rickey, Terry W (TJ) JR CIV USARMY CESAM (USA)" w:date="2026-01-14T11:28:00Z"/>
              </w:rPr>
              <w:pPrChange w:id="2622" w:author="Rickey, Terry W (TJ) JR CIV USARMY CESAM (USA)" w:date="2026-01-14T12:27:00Z" w16du:dateUtc="2026-01-14T18:27:00Z">
                <w:pPr>
                  <w:pStyle w:val="Heading2"/>
                  <w:spacing w:line="259" w:lineRule="auto"/>
                  <w:cnfStyle w:val="100000000000" w:firstRow="1" w:lastRow="0" w:firstColumn="0" w:lastColumn="0" w:oddVBand="0" w:evenVBand="0" w:oddHBand="0" w:evenHBand="0" w:firstRowFirstColumn="0" w:firstRowLastColumn="0" w:lastRowFirstColumn="0" w:lastRowLastColumn="0"/>
                </w:pPr>
              </w:pPrChange>
            </w:pPr>
            <w:ins w:id="2623" w:author="Rickey, Terry W (TJ) JR CIV USARMY CESAM (USA)" w:date="2026-01-14T11:28:00Z">
              <w:r w:rsidRPr="00202757">
                <w:t>Upstream of Millers Ferry</w:t>
              </w:r>
            </w:ins>
          </w:p>
        </w:tc>
      </w:tr>
      <w:tr w:rsidR="00202757" w:rsidRPr="00202757" w14:paraId="64079A98" w14:textId="77777777" w:rsidTr="00202757">
        <w:trPr>
          <w:cnfStyle w:val="000000100000" w:firstRow="0" w:lastRow="0" w:firstColumn="0" w:lastColumn="0" w:oddVBand="0" w:evenVBand="0" w:oddHBand="1" w:evenHBand="0" w:firstRowFirstColumn="0" w:firstRowLastColumn="0" w:lastRowFirstColumn="0" w:lastRowLastColumn="0"/>
          <w:ins w:id="262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FD6DC2F" w14:textId="77777777" w:rsidR="00202757" w:rsidRPr="00202757" w:rsidRDefault="00202757">
            <w:pPr>
              <w:rPr>
                <w:ins w:id="2625" w:author="Rickey, Terry W (TJ) JR CIV USARMY CESAM (USA)" w:date="2026-01-14T11:28:00Z"/>
              </w:rPr>
              <w:pPrChange w:id="2626" w:author="Rickey, Terry W (TJ) JR CIV USARMY CESAM (USA)" w:date="2026-01-14T12:27:00Z" w16du:dateUtc="2026-01-14T18:27:00Z">
                <w:pPr>
                  <w:pStyle w:val="Heading2"/>
                  <w:spacing w:line="259" w:lineRule="auto"/>
                </w:pPr>
              </w:pPrChange>
            </w:pPr>
            <w:ins w:id="2627" w:author="Rickey, Terry W (TJ) JR CIV USARMY CESAM (USA)" w:date="2026-01-14T11:28:00Z">
              <w:r w:rsidRPr="00202757">
                <w:t>Alabama Bass</w:t>
              </w:r>
            </w:ins>
          </w:p>
        </w:tc>
        <w:tc>
          <w:tcPr>
            <w:tcW w:w="0" w:type="auto"/>
            <w:hideMark/>
          </w:tcPr>
          <w:p w14:paraId="70C9E2E5"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28" w:author="Rickey, Terry W (TJ) JR CIV USARMY CESAM (USA)" w:date="2026-01-14T11:28:00Z"/>
              </w:rPr>
              <w:pPrChange w:id="262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30" w:author="Rickey, Terry W (TJ) JR CIV USARMY CESAM (USA)" w:date="2026-01-14T11:28:00Z">
              <w:r w:rsidRPr="00202757">
                <w:rPr>
                  <w:rFonts w:ascii="Segoe UI Symbol" w:hAnsi="Segoe UI Symbol" w:cs="Segoe UI Symbol"/>
                </w:rPr>
                <w:t>✓</w:t>
              </w:r>
            </w:ins>
          </w:p>
        </w:tc>
        <w:tc>
          <w:tcPr>
            <w:tcW w:w="0" w:type="auto"/>
            <w:hideMark/>
          </w:tcPr>
          <w:p w14:paraId="0C1253B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31" w:author="Rickey, Terry W (TJ) JR CIV USARMY CESAM (USA)" w:date="2026-01-14T11:28:00Z"/>
              </w:rPr>
              <w:pPrChange w:id="263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33" w:author="Rickey, Terry W (TJ) JR CIV USARMY CESAM (USA)" w:date="2026-01-14T11:28:00Z">
              <w:r w:rsidRPr="00202757">
                <w:rPr>
                  <w:rFonts w:ascii="Segoe UI Symbol" w:hAnsi="Segoe UI Symbol" w:cs="Segoe UI Symbol"/>
                </w:rPr>
                <w:t>✓</w:t>
              </w:r>
            </w:ins>
          </w:p>
        </w:tc>
        <w:tc>
          <w:tcPr>
            <w:tcW w:w="2143" w:type="dxa"/>
            <w:hideMark/>
          </w:tcPr>
          <w:p w14:paraId="36227C4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34" w:author="Rickey, Terry W (TJ) JR CIV USARMY CESAM (USA)" w:date="2026-01-14T11:28:00Z"/>
              </w:rPr>
              <w:pPrChange w:id="263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36" w:author="Rickey, Terry W (TJ) JR CIV USARMY CESAM (USA)" w:date="2026-01-14T11:28:00Z">
              <w:r w:rsidRPr="00202757">
                <w:rPr>
                  <w:rFonts w:ascii="Segoe UI Symbol" w:hAnsi="Segoe UI Symbol" w:cs="Segoe UI Symbol"/>
                </w:rPr>
                <w:t>✓</w:t>
              </w:r>
            </w:ins>
          </w:p>
        </w:tc>
      </w:tr>
      <w:tr w:rsidR="00202757" w:rsidRPr="00202757" w14:paraId="0D546A6E" w14:textId="77777777" w:rsidTr="00202757">
        <w:trPr>
          <w:ins w:id="263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2C2A664" w14:textId="77777777" w:rsidR="00202757" w:rsidRPr="00202757" w:rsidRDefault="00202757">
            <w:pPr>
              <w:rPr>
                <w:ins w:id="2638" w:author="Rickey, Terry W (TJ) JR CIV USARMY CESAM (USA)" w:date="2026-01-14T11:28:00Z"/>
              </w:rPr>
              <w:pPrChange w:id="2639" w:author="Rickey, Terry W (TJ) JR CIV USARMY CESAM (USA)" w:date="2026-01-14T12:27:00Z" w16du:dateUtc="2026-01-14T18:27:00Z">
                <w:pPr>
                  <w:pStyle w:val="Heading2"/>
                  <w:spacing w:line="259" w:lineRule="auto"/>
                </w:pPr>
              </w:pPrChange>
            </w:pPr>
            <w:ins w:id="2640" w:author="Rickey, Terry W (TJ) JR CIV USARMY CESAM (USA)" w:date="2026-01-14T11:28:00Z">
              <w:r w:rsidRPr="00202757">
                <w:t>Alabama Hog Sucker</w:t>
              </w:r>
            </w:ins>
          </w:p>
        </w:tc>
        <w:tc>
          <w:tcPr>
            <w:tcW w:w="0" w:type="auto"/>
            <w:hideMark/>
          </w:tcPr>
          <w:p w14:paraId="507616C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41" w:author="Rickey, Terry W (TJ) JR CIV USARMY CESAM (USA)" w:date="2026-01-14T11:28:00Z"/>
              </w:rPr>
              <w:pPrChange w:id="264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43" w:author="Rickey, Terry W (TJ) JR CIV USARMY CESAM (USA)" w:date="2026-01-14T11:28:00Z">
              <w:r w:rsidRPr="00202757">
                <w:rPr>
                  <w:rFonts w:ascii="Segoe UI Symbol" w:hAnsi="Segoe UI Symbol" w:cs="Segoe UI Symbol"/>
                </w:rPr>
                <w:t>✓</w:t>
              </w:r>
            </w:ins>
          </w:p>
        </w:tc>
        <w:tc>
          <w:tcPr>
            <w:tcW w:w="0" w:type="auto"/>
            <w:hideMark/>
          </w:tcPr>
          <w:p w14:paraId="5D53CE7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44" w:author="Rickey, Terry W (TJ) JR CIV USARMY CESAM (USA)" w:date="2026-01-14T11:28:00Z"/>
              </w:rPr>
              <w:pPrChange w:id="264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7323A73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46" w:author="Rickey, Terry W (TJ) JR CIV USARMY CESAM (USA)" w:date="2026-01-14T11:28:00Z"/>
              </w:rPr>
              <w:pPrChange w:id="264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7C7DD4F8" w14:textId="77777777" w:rsidTr="00202757">
        <w:trPr>
          <w:cnfStyle w:val="000000100000" w:firstRow="0" w:lastRow="0" w:firstColumn="0" w:lastColumn="0" w:oddVBand="0" w:evenVBand="0" w:oddHBand="1" w:evenHBand="0" w:firstRowFirstColumn="0" w:firstRowLastColumn="0" w:lastRowFirstColumn="0" w:lastRowLastColumn="0"/>
          <w:ins w:id="2648"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9BE8BD4" w14:textId="77777777" w:rsidR="00202757" w:rsidRPr="00202757" w:rsidRDefault="00202757">
            <w:pPr>
              <w:rPr>
                <w:ins w:id="2649" w:author="Rickey, Terry W (TJ) JR CIV USARMY CESAM (USA)" w:date="2026-01-14T11:28:00Z"/>
              </w:rPr>
              <w:pPrChange w:id="2650" w:author="Rickey, Terry W (TJ) JR CIV USARMY CESAM (USA)" w:date="2026-01-14T12:27:00Z" w16du:dateUtc="2026-01-14T18:27:00Z">
                <w:pPr>
                  <w:pStyle w:val="Heading2"/>
                  <w:spacing w:line="259" w:lineRule="auto"/>
                </w:pPr>
              </w:pPrChange>
            </w:pPr>
            <w:ins w:id="2651" w:author="Rickey, Terry W (TJ) JR CIV USARMY CESAM (USA)" w:date="2026-01-14T11:28:00Z">
              <w:r w:rsidRPr="00202757">
                <w:t>Bigeye Chub</w:t>
              </w:r>
            </w:ins>
          </w:p>
        </w:tc>
        <w:tc>
          <w:tcPr>
            <w:tcW w:w="0" w:type="auto"/>
            <w:hideMark/>
          </w:tcPr>
          <w:p w14:paraId="7E071C6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52" w:author="Rickey, Terry W (TJ) JR CIV USARMY CESAM (USA)" w:date="2026-01-14T11:28:00Z"/>
              </w:rPr>
              <w:pPrChange w:id="265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54" w:author="Rickey, Terry W (TJ) JR CIV USARMY CESAM (USA)" w:date="2026-01-14T11:28:00Z">
              <w:r w:rsidRPr="00202757">
                <w:rPr>
                  <w:rFonts w:ascii="Segoe UI Symbol" w:hAnsi="Segoe UI Symbol" w:cs="Segoe UI Symbol"/>
                </w:rPr>
                <w:t>✓</w:t>
              </w:r>
            </w:ins>
          </w:p>
        </w:tc>
        <w:tc>
          <w:tcPr>
            <w:tcW w:w="0" w:type="auto"/>
            <w:hideMark/>
          </w:tcPr>
          <w:p w14:paraId="71DA8EAF"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55" w:author="Rickey, Terry W (TJ) JR CIV USARMY CESAM (USA)" w:date="2026-01-14T11:28:00Z"/>
              </w:rPr>
              <w:pPrChange w:id="265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68A0D0F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57" w:author="Rickey, Terry W (TJ) JR CIV USARMY CESAM (USA)" w:date="2026-01-14T11:28:00Z"/>
              </w:rPr>
              <w:pPrChange w:id="265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202757" w:rsidRPr="00202757" w14:paraId="4251BA33" w14:textId="77777777" w:rsidTr="00202757">
        <w:trPr>
          <w:ins w:id="265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0260193F" w14:textId="77777777" w:rsidR="00202757" w:rsidRPr="00202757" w:rsidRDefault="00202757">
            <w:pPr>
              <w:rPr>
                <w:ins w:id="2660" w:author="Rickey, Terry W (TJ) JR CIV USARMY CESAM (USA)" w:date="2026-01-14T11:28:00Z"/>
              </w:rPr>
              <w:pPrChange w:id="2661" w:author="Rickey, Terry W (TJ) JR CIV USARMY CESAM (USA)" w:date="2026-01-14T12:27:00Z" w16du:dateUtc="2026-01-14T18:27:00Z">
                <w:pPr>
                  <w:pStyle w:val="Heading2"/>
                  <w:spacing w:line="259" w:lineRule="auto"/>
                </w:pPr>
              </w:pPrChange>
            </w:pPr>
            <w:ins w:id="2662" w:author="Rickey, Terry W (TJ) JR CIV USARMY CESAM (USA)" w:date="2026-01-14T11:28:00Z">
              <w:r w:rsidRPr="00202757">
                <w:t>Black Crappie</w:t>
              </w:r>
            </w:ins>
          </w:p>
        </w:tc>
        <w:tc>
          <w:tcPr>
            <w:tcW w:w="0" w:type="auto"/>
            <w:hideMark/>
          </w:tcPr>
          <w:p w14:paraId="3BB52FC6"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63" w:author="Rickey, Terry W (TJ) JR CIV USARMY CESAM (USA)" w:date="2026-01-14T11:28:00Z"/>
              </w:rPr>
              <w:pPrChange w:id="266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65" w:author="Rickey, Terry W (TJ) JR CIV USARMY CESAM (USA)" w:date="2026-01-14T11:28:00Z">
              <w:r w:rsidRPr="00202757">
                <w:rPr>
                  <w:rFonts w:ascii="Segoe UI Symbol" w:hAnsi="Segoe UI Symbol" w:cs="Segoe UI Symbol"/>
                </w:rPr>
                <w:t>✓</w:t>
              </w:r>
            </w:ins>
          </w:p>
        </w:tc>
        <w:tc>
          <w:tcPr>
            <w:tcW w:w="0" w:type="auto"/>
            <w:hideMark/>
          </w:tcPr>
          <w:p w14:paraId="30F6870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66" w:author="Rickey, Terry W (TJ) JR CIV USARMY CESAM (USA)" w:date="2026-01-14T11:28:00Z"/>
              </w:rPr>
              <w:pPrChange w:id="266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68" w:author="Rickey, Terry W (TJ) JR CIV USARMY CESAM (USA)" w:date="2026-01-14T11:28:00Z">
              <w:r w:rsidRPr="00202757">
                <w:rPr>
                  <w:rFonts w:ascii="Segoe UI Symbol" w:hAnsi="Segoe UI Symbol" w:cs="Segoe UI Symbol"/>
                </w:rPr>
                <w:t>✓</w:t>
              </w:r>
            </w:ins>
          </w:p>
        </w:tc>
        <w:tc>
          <w:tcPr>
            <w:tcW w:w="2143" w:type="dxa"/>
            <w:hideMark/>
          </w:tcPr>
          <w:p w14:paraId="7CA664E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69" w:author="Rickey, Terry W (TJ) JR CIV USARMY CESAM (USA)" w:date="2026-01-14T11:28:00Z"/>
              </w:rPr>
              <w:pPrChange w:id="267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71" w:author="Rickey, Terry W (TJ) JR CIV USARMY CESAM (USA)" w:date="2026-01-14T11:28:00Z">
              <w:r w:rsidRPr="00202757">
                <w:rPr>
                  <w:rFonts w:ascii="Segoe UI Symbol" w:hAnsi="Segoe UI Symbol" w:cs="Segoe UI Symbol"/>
                </w:rPr>
                <w:t>✓</w:t>
              </w:r>
            </w:ins>
          </w:p>
        </w:tc>
      </w:tr>
      <w:tr w:rsidR="00202757" w:rsidRPr="00202757" w14:paraId="09CFB095" w14:textId="77777777" w:rsidTr="00202757">
        <w:trPr>
          <w:cnfStyle w:val="000000100000" w:firstRow="0" w:lastRow="0" w:firstColumn="0" w:lastColumn="0" w:oddVBand="0" w:evenVBand="0" w:oddHBand="1" w:evenHBand="0" w:firstRowFirstColumn="0" w:firstRowLastColumn="0" w:lastRowFirstColumn="0" w:lastRowLastColumn="0"/>
          <w:ins w:id="2672"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981DBE7" w14:textId="77777777" w:rsidR="00202757" w:rsidRPr="00202757" w:rsidRDefault="00202757">
            <w:pPr>
              <w:rPr>
                <w:ins w:id="2673" w:author="Rickey, Terry W (TJ) JR CIV USARMY CESAM (USA)" w:date="2026-01-14T11:28:00Z"/>
              </w:rPr>
              <w:pPrChange w:id="2674" w:author="Rickey, Terry W (TJ) JR CIV USARMY CESAM (USA)" w:date="2026-01-14T12:27:00Z" w16du:dateUtc="2026-01-14T18:27:00Z">
                <w:pPr>
                  <w:pStyle w:val="Heading2"/>
                  <w:spacing w:line="259" w:lineRule="auto"/>
                </w:pPr>
              </w:pPrChange>
            </w:pPr>
            <w:ins w:id="2675" w:author="Rickey, Terry W (TJ) JR CIV USARMY CESAM (USA)" w:date="2026-01-14T11:28:00Z">
              <w:r w:rsidRPr="00202757">
                <w:t>Black Spotted Darter</w:t>
              </w:r>
            </w:ins>
          </w:p>
        </w:tc>
        <w:tc>
          <w:tcPr>
            <w:tcW w:w="0" w:type="auto"/>
            <w:hideMark/>
          </w:tcPr>
          <w:p w14:paraId="15DDF633"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76" w:author="Rickey, Terry W (TJ) JR CIV USARMY CESAM (USA)" w:date="2026-01-14T11:28:00Z"/>
              </w:rPr>
              <w:pPrChange w:id="267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78" w:author="Rickey, Terry W (TJ) JR CIV USARMY CESAM (USA)" w:date="2026-01-14T11:28:00Z">
              <w:r w:rsidRPr="00202757">
                <w:rPr>
                  <w:rFonts w:ascii="Segoe UI Symbol" w:hAnsi="Segoe UI Symbol" w:cs="Segoe UI Symbol"/>
                </w:rPr>
                <w:t>✓</w:t>
              </w:r>
            </w:ins>
          </w:p>
        </w:tc>
        <w:tc>
          <w:tcPr>
            <w:tcW w:w="0" w:type="auto"/>
            <w:hideMark/>
          </w:tcPr>
          <w:p w14:paraId="7F3ACEBA"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79" w:author="Rickey, Terry W (TJ) JR CIV USARMY CESAM (USA)" w:date="2026-01-14T11:28:00Z"/>
              </w:rPr>
              <w:pPrChange w:id="268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681" w:author="Rickey, Terry W (TJ) JR CIV USARMY CESAM (USA)" w:date="2026-01-14T11:28:00Z">
              <w:r w:rsidRPr="00202757">
                <w:rPr>
                  <w:rFonts w:ascii="Segoe UI Symbol" w:hAnsi="Segoe UI Symbol" w:cs="Segoe UI Symbol"/>
                </w:rPr>
                <w:t>✓</w:t>
              </w:r>
            </w:ins>
          </w:p>
        </w:tc>
        <w:tc>
          <w:tcPr>
            <w:tcW w:w="2143" w:type="dxa"/>
            <w:hideMark/>
          </w:tcPr>
          <w:p w14:paraId="0E19AB5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682" w:author="Rickey, Terry W (TJ) JR CIV USARMY CESAM (USA)" w:date="2026-01-14T11:28:00Z"/>
              </w:rPr>
              <w:pPrChange w:id="268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202757" w:rsidRPr="00202757" w14:paraId="7F2A9A98" w14:textId="77777777" w:rsidTr="00202757">
        <w:trPr>
          <w:ins w:id="268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FB5F487" w14:textId="77777777" w:rsidR="00202757" w:rsidRPr="00202757" w:rsidRDefault="00202757">
            <w:pPr>
              <w:rPr>
                <w:ins w:id="2685" w:author="Rickey, Terry W (TJ) JR CIV USARMY CESAM (USA)" w:date="2026-01-14T11:28:00Z"/>
              </w:rPr>
              <w:pPrChange w:id="2686" w:author="Rickey, Terry W (TJ) JR CIV USARMY CESAM (USA)" w:date="2026-01-14T12:27:00Z" w16du:dateUtc="2026-01-14T18:27:00Z">
                <w:pPr>
                  <w:pStyle w:val="Heading2"/>
                  <w:spacing w:line="259" w:lineRule="auto"/>
                </w:pPr>
              </w:pPrChange>
            </w:pPr>
            <w:ins w:id="2687" w:author="Rickey, Terry W (TJ) JR CIV USARMY CESAM (USA)" w:date="2026-01-14T11:28:00Z">
              <w:r w:rsidRPr="00202757">
                <w:t>Blacktail Redhorse</w:t>
              </w:r>
            </w:ins>
          </w:p>
        </w:tc>
        <w:tc>
          <w:tcPr>
            <w:tcW w:w="0" w:type="auto"/>
            <w:hideMark/>
          </w:tcPr>
          <w:p w14:paraId="0272EC4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88" w:author="Rickey, Terry W (TJ) JR CIV USARMY CESAM (USA)" w:date="2026-01-14T11:28:00Z"/>
              </w:rPr>
              <w:pPrChange w:id="268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90" w:author="Rickey, Terry W (TJ) JR CIV USARMY CESAM (USA)" w:date="2026-01-14T11:28:00Z">
              <w:r w:rsidRPr="00202757">
                <w:rPr>
                  <w:rFonts w:ascii="Segoe UI Symbol" w:hAnsi="Segoe UI Symbol" w:cs="Segoe UI Symbol"/>
                </w:rPr>
                <w:t>✓</w:t>
              </w:r>
            </w:ins>
          </w:p>
        </w:tc>
        <w:tc>
          <w:tcPr>
            <w:tcW w:w="0" w:type="auto"/>
            <w:hideMark/>
          </w:tcPr>
          <w:p w14:paraId="0DDF6F2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91" w:author="Rickey, Terry W (TJ) JR CIV USARMY CESAM (USA)" w:date="2026-01-14T11:28:00Z"/>
              </w:rPr>
              <w:pPrChange w:id="269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93" w:author="Rickey, Terry W (TJ) JR CIV USARMY CESAM (USA)" w:date="2026-01-14T11:28:00Z">
              <w:r w:rsidRPr="00202757">
                <w:rPr>
                  <w:rFonts w:ascii="Segoe UI Symbol" w:hAnsi="Segoe UI Symbol" w:cs="Segoe UI Symbol"/>
                </w:rPr>
                <w:t>✓</w:t>
              </w:r>
            </w:ins>
          </w:p>
        </w:tc>
        <w:tc>
          <w:tcPr>
            <w:tcW w:w="2143" w:type="dxa"/>
            <w:hideMark/>
          </w:tcPr>
          <w:p w14:paraId="4FB73130"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694" w:author="Rickey, Terry W (TJ) JR CIV USARMY CESAM (USA)" w:date="2026-01-14T11:28:00Z"/>
              </w:rPr>
              <w:pPrChange w:id="269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696" w:author="Rickey, Terry W (TJ) JR CIV USARMY CESAM (USA)" w:date="2026-01-14T11:28:00Z">
              <w:r w:rsidRPr="00202757">
                <w:rPr>
                  <w:rFonts w:ascii="Segoe UI Symbol" w:hAnsi="Segoe UI Symbol" w:cs="Segoe UI Symbol"/>
                </w:rPr>
                <w:t>✓</w:t>
              </w:r>
            </w:ins>
          </w:p>
        </w:tc>
      </w:tr>
      <w:tr w:rsidR="00202757" w:rsidRPr="00202757" w14:paraId="4F636D11" w14:textId="77777777" w:rsidTr="00202757">
        <w:trPr>
          <w:cnfStyle w:val="000000100000" w:firstRow="0" w:lastRow="0" w:firstColumn="0" w:lastColumn="0" w:oddVBand="0" w:evenVBand="0" w:oddHBand="1" w:evenHBand="0" w:firstRowFirstColumn="0" w:firstRowLastColumn="0" w:lastRowFirstColumn="0" w:lastRowLastColumn="0"/>
          <w:ins w:id="269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F6014D6" w14:textId="77777777" w:rsidR="00202757" w:rsidRPr="00202757" w:rsidRDefault="00202757">
            <w:pPr>
              <w:rPr>
                <w:ins w:id="2698" w:author="Rickey, Terry W (TJ) JR CIV USARMY CESAM (USA)" w:date="2026-01-14T11:28:00Z"/>
              </w:rPr>
              <w:pPrChange w:id="2699" w:author="Rickey, Terry W (TJ) JR CIV USARMY CESAM (USA)" w:date="2026-01-14T12:27:00Z" w16du:dateUtc="2026-01-14T18:27:00Z">
                <w:pPr>
                  <w:pStyle w:val="Heading2"/>
                  <w:spacing w:line="259" w:lineRule="auto"/>
                </w:pPr>
              </w:pPrChange>
            </w:pPr>
            <w:ins w:id="2700" w:author="Rickey, Terry W (TJ) JR CIV USARMY CESAM (USA)" w:date="2026-01-14T11:28:00Z">
              <w:r w:rsidRPr="00202757">
                <w:t>Blue Catfish</w:t>
              </w:r>
            </w:ins>
          </w:p>
        </w:tc>
        <w:tc>
          <w:tcPr>
            <w:tcW w:w="0" w:type="auto"/>
            <w:hideMark/>
          </w:tcPr>
          <w:p w14:paraId="340C33DA"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01" w:author="Rickey, Terry W (TJ) JR CIV USARMY CESAM (USA)" w:date="2026-01-14T11:28:00Z"/>
              </w:rPr>
              <w:pPrChange w:id="270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03" w:author="Rickey, Terry W (TJ) JR CIV USARMY CESAM (USA)" w:date="2026-01-14T11:28:00Z">
              <w:r w:rsidRPr="00202757">
                <w:rPr>
                  <w:rFonts w:ascii="Segoe UI Symbol" w:hAnsi="Segoe UI Symbol" w:cs="Segoe UI Symbol"/>
                </w:rPr>
                <w:t>✓</w:t>
              </w:r>
            </w:ins>
          </w:p>
        </w:tc>
        <w:tc>
          <w:tcPr>
            <w:tcW w:w="0" w:type="auto"/>
            <w:hideMark/>
          </w:tcPr>
          <w:p w14:paraId="532E116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04" w:author="Rickey, Terry W (TJ) JR CIV USARMY CESAM (USA)" w:date="2026-01-14T11:28:00Z"/>
              </w:rPr>
              <w:pPrChange w:id="270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06" w:author="Rickey, Terry W (TJ) JR CIV USARMY CESAM (USA)" w:date="2026-01-14T11:28:00Z">
              <w:r w:rsidRPr="00202757">
                <w:rPr>
                  <w:rFonts w:ascii="Segoe UI Symbol" w:hAnsi="Segoe UI Symbol" w:cs="Segoe UI Symbol"/>
                </w:rPr>
                <w:t>✓</w:t>
              </w:r>
            </w:ins>
          </w:p>
        </w:tc>
        <w:tc>
          <w:tcPr>
            <w:tcW w:w="2143" w:type="dxa"/>
            <w:hideMark/>
          </w:tcPr>
          <w:p w14:paraId="295F7DA2"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07" w:author="Rickey, Terry W (TJ) JR CIV USARMY CESAM (USA)" w:date="2026-01-14T11:28:00Z"/>
              </w:rPr>
              <w:pPrChange w:id="270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202757" w:rsidRPr="00202757" w14:paraId="38CB5BFE" w14:textId="77777777" w:rsidTr="00202757">
        <w:trPr>
          <w:ins w:id="270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45C0E60" w14:textId="77777777" w:rsidR="00202757" w:rsidRPr="00202757" w:rsidRDefault="00202757">
            <w:pPr>
              <w:rPr>
                <w:ins w:id="2710" w:author="Rickey, Terry W (TJ) JR CIV USARMY CESAM (USA)" w:date="2026-01-14T11:28:00Z"/>
              </w:rPr>
              <w:pPrChange w:id="2711" w:author="Rickey, Terry W (TJ) JR CIV USARMY CESAM (USA)" w:date="2026-01-14T12:27:00Z" w16du:dateUtc="2026-01-14T18:27:00Z">
                <w:pPr>
                  <w:pStyle w:val="Heading2"/>
                  <w:spacing w:line="259" w:lineRule="auto"/>
                </w:pPr>
              </w:pPrChange>
            </w:pPr>
            <w:ins w:id="2712" w:author="Rickey, Terry W (TJ) JR CIV USARMY CESAM (USA)" w:date="2026-01-14T11:28:00Z">
              <w:r w:rsidRPr="00202757">
                <w:t>Blue Sucker</w:t>
              </w:r>
            </w:ins>
          </w:p>
        </w:tc>
        <w:tc>
          <w:tcPr>
            <w:tcW w:w="0" w:type="auto"/>
            <w:hideMark/>
          </w:tcPr>
          <w:p w14:paraId="4AA0539D"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13" w:author="Rickey, Terry W (TJ) JR CIV USARMY CESAM (USA)" w:date="2026-01-14T11:28:00Z"/>
              </w:rPr>
              <w:pPrChange w:id="271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15" w:author="Rickey, Terry W (TJ) JR CIV USARMY CESAM (USA)" w:date="2026-01-14T11:28:00Z">
              <w:r w:rsidRPr="00202757">
                <w:rPr>
                  <w:rFonts w:ascii="Segoe UI Symbol" w:hAnsi="Segoe UI Symbol" w:cs="Segoe UI Symbol"/>
                </w:rPr>
                <w:t>✓</w:t>
              </w:r>
            </w:ins>
          </w:p>
        </w:tc>
        <w:tc>
          <w:tcPr>
            <w:tcW w:w="0" w:type="auto"/>
            <w:hideMark/>
          </w:tcPr>
          <w:p w14:paraId="03B4869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16" w:author="Rickey, Terry W (TJ) JR CIV USARMY CESAM (USA)" w:date="2026-01-14T11:28:00Z"/>
              </w:rPr>
              <w:pPrChange w:id="271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3F9C903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18" w:author="Rickey, Terry W (TJ) JR CIV USARMY CESAM (USA)" w:date="2026-01-14T11:28:00Z"/>
              </w:rPr>
              <w:pPrChange w:id="271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34EF474B" w14:textId="77777777" w:rsidTr="00202757">
        <w:trPr>
          <w:cnfStyle w:val="000000100000" w:firstRow="0" w:lastRow="0" w:firstColumn="0" w:lastColumn="0" w:oddVBand="0" w:evenVBand="0" w:oddHBand="1" w:evenHBand="0" w:firstRowFirstColumn="0" w:firstRowLastColumn="0" w:lastRowFirstColumn="0" w:lastRowLastColumn="0"/>
          <w:ins w:id="2720"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8698F87" w14:textId="77777777" w:rsidR="00202757" w:rsidRPr="00202757" w:rsidRDefault="00202757">
            <w:pPr>
              <w:rPr>
                <w:ins w:id="2721" w:author="Rickey, Terry W (TJ) JR CIV USARMY CESAM (USA)" w:date="2026-01-14T11:28:00Z"/>
              </w:rPr>
              <w:pPrChange w:id="2722" w:author="Rickey, Terry W (TJ) JR CIV USARMY CESAM (USA)" w:date="2026-01-14T12:27:00Z" w16du:dateUtc="2026-01-14T18:27:00Z">
                <w:pPr>
                  <w:pStyle w:val="Heading2"/>
                  <w:spacing w:line="259" w:lineRule="auto"/>
                </w:pPr>
              </w:pPrChange>
            </w:pPr>
            <w:ins w:id="2723" w:author="Rickey, Terry W (TJ) JR CIV USARMY CESAM (USA)" w:date="2026-01-14T11:28:00Z">
              <w:r w:rsidRPr="00202757">
                <w:t>Bluegill</w:t>
              </w:r>
            </w:ins>
          </w:p>
        </w:tc>
        <w:tc>
          <w:tcPr>
            <w:tcW w:w="0" w:type="auto"/>
            <w:hideMark/>
          </w:tcPr>
          <w:p w14:paraId="44B40F6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24" w:author="Rickey, Terry W (TJ) JR CIV USARMY CESAM (USA)" w:date="2026-01-14T11:28:00Z"/>
              </w:rPr>
              <w:pPrChange w:id="272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26" w:author="Rickey, Terry W (TJ) JR CIV USARMY CESAM (USA)" w:date="2026-01-14T11:28:00Z">
              <w:r w:rsidRPr="00202757">
                <w:rPr>
                  <w:rFonts w:ascii="Segoe UI Symbol" w:hAnsi="Segoe UI Symbol" w:cs="Segoe UI Symbol"/>
                </w:rPr>
                <w:t>✓</w:t>
              </w:r>
            </w:ins>
          </w:p>
        </w:tc>
        <w:tc>
          <w:tcPr>
            <w:tcW w:w="0" w:type="auto"/>
            <w:hideMark/>
          </w:tcPr>
          <w:p w14:paraId="4ABEADD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27" w:author="Rickey, Terry W (TJ) JR CIV USARMY CESAM (USA)" w:date="2026-01-14T11:28:00Z"/>
              </w:rPr>
              <w:pPrChange w:id="272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29" w:author="Rickey, Terry W (TJ) JR CIV USARMY CESAM (USA)" w:date="2026-01-14T11:28:00Z">
              <w:r w:rsidRPr="00202757">
                <w:rPr>
                  <w:rFonts w:ascii="Segoe UI Symbol" w:hAnsi="Segoe UI Symbol" w:cs="Segoe UI Symbol"/>
                </w:rPr>
                <w:t>✓</w:t>
              </w:r>
            </w:ins>
          </w:p>
        </w:tc>
        <w:tc>
          <w:tcPr>
            <w:tcW w:w="2143" w:type="dxa"/>
            <w:hideMark/>
          </w:tcPr>
          <w:p w14:paraId="101FF464"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30" w:author="Rickey, Terry W (TJ) JR CIV USARMY CESAM (USA)" w:date="2026-01-14T11:28:00Z"/>
              </w:rPr>
              <w:pPrChange w:id="273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32" w:author="Rickey, Terry W (TJ) JR CIV USARMY CESAM (USA)" w:date="2026-01-14T11:28:00Z">
              <w:r w:rsidRPr="00202757">
                <w:rPr>
                  <w:rFonts w:ascii="Segoe UI Symbol" w:hAnsi="Segoe UI Symbol" w:cs="Segoe UI Symbol"/>
                </w:rPr>
                <w:t>✓</w:t>
              </w:r>
            </w:ins>
          </w:p>
        </w:tc>
      </w:tr>
      <w:tr w:rsidR="00202757" w:rsidRPr="00202757" w14:paraId="2E072BCE" w14:textId="77777777" w:rsidTr="00202757">
        <w:trPr>
          <w:ins w:id="2733"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A8ECD1B" w14:textId="77777777" w:rsidR="00202757" w:rsidRPr="00202757" w:rsidRDefault="00202757">
            <w:pPr>
              <w:rPr>
                <w:ins w:id="2734" w:author="Rickey, Terry W (TJ) JR CIV USARMY CESAM (USA)" w:date="2026-01-14T11:28:00Z"/>
              </w:rPr>
              <w:pPrChange w:id="2735" w:author="Rickey, Terry W (TJ) JR CIV USARMY CESAM (USA)" w:date="2026-01-14T12:27:00Z" w16du:dateUtc="2026-01-14T18:27:00Z">
                <w:pPr>
                  <w:pStyle w:val="Heading2"/>
                  <w:spacing w:line="259" w:lineRule="auto"/>
                </w:pPr>
              </w:pPrChange>
            </w:pPr>
            <w:ins w:id="2736" w:author="Rickey, Terry W (TJ) JR CIV USARMY CESAM (USA)" w:date="2026-01-14T11:28:00Z">
              <w:r w:rsidRPr="00202757">
                <w:t>Bowfin</w:t>
              </w:r>
            </w:ins>
          </w:p>
        </w:tc>
        <w:tc>
          <w:tcPr>
            <w:tcW w:w="0" w:type="auto"/>
            <w:hideMark/>
          </w:tcPr>
          <w:p w14:paraId="335F5BE0"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37" w:author="Rickey, Terry W (TJ) JR CIV USARMY CESAM (USA)" w:date="2026-01-14T11:28:00Z"/>
              </w:rPr>
              <w:pPrChange w:id="273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39" w:author="Rickey, Terry W (TJ) JR CIV USARMY CESAM (USA)" w:date="2026-01-14T11:28:00Z">
              <w:r w:rsidRPr="00202757">
                <w:rPr>
                  <w:rFonts w:ascii="Segoe UI Symbol" w:hAnsi="Segoe UI Symbol" w:cs="Segoe UI Symbol"/>
                </w:rPr>
                <w:t>✓</w:t>
              </w:r>
            </w:ins>
          </w:p>
        </w:tc>
        <w:tc>
          <w:tcPr>
            <w:tcW w:w="0" w:type="auto"/>
            <w:hideMark/>
          </w:tcPr>
          <w:p w14:paraId="6C547CC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40" w:author="Rickey, Terry W (TJ) JR CIV USARMY CESAM (USA)" w:date="2026-01-14T11:28:00Z"/>
              </w:rPr>
              <w:pPrChange w:id="274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00431D4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42" w:author="Rickey, Terry W (TJ) JR CIV USARMY CESAM (USA)" w:date="2026-01-14T11:28:00Z"/>
              </w:rPr>
              <w:pPrChange w:id="274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2A664B3C" w14:textId="77777777" w:rsidTr="00202757">
        <w:trPr>
          <w:cnfStyle w:val="000000100000" w:firstRow="0" w:lastRow="0" w:firstColumn="0" w:lastColumn="0" w:oddVBand="0" w:evenVBand="0" w:oddHBand="1" w:evenHBand="0" w:firstRowFirstColumn="0" w:firstRowLastColumn="0" w:lastRowFirstColumn="0" w:lastRowLastColumn="0"/>
          <w:ins w:id="274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2C63D92" w14:textId="77777777" w:rsidR="00202757" w:rsidRPr="00202757" w:rsidRDefault="00202757">
            <w:pPr>
              <w:rPr>
                <w:ins w:id="2745" w:author="Rickey, Terry W (TJ) JR CIV USARMY CESAM (USA)" w:date="2026-01-14T11:28:00Z"/>
              </w:rPr>
              <w:pPrChange w:id="2746" w:author="Rickey, Terry W (TJ) JR CIV USARMY CESAM (USA)" w:date="2026-01-14T12:27:00Z" w16du:dateUtc="2026-01-14T18:27:00Z">
                <w:pPr>
                  <w:pStyle w:val="Heading2"/>
                  <w:spacing w:line="259" w:lineRule="auto"/>
                </w:pPr>
              </w:pPrChange>
            </w:pPr>
            <w:ins w:id="2747" w:author="Rickey, Terry W (TJ) JR CIV USARMY CESAM (USA)" w:date="2026-01-14T11:28:00Z">
              <w:r w:rsidRPr="00202757">
                <w:t>Bullhead Minnow</w:t>
              </w:r>
            </w:ins>
          </w:p>
        </w:tc>
        <w:tc>
          <w:tcPr>
            <w:tcW w:w="0" w:type="auto"/>
            <w:hideMark/>
          </w:tcPr>
          <w:p w14:paraId="7A34DF8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48" w:author="Rickey, Terry W (TJ) JR CIV USARMY CESAM (USA)" w:date="2026-01-14T11:28:00Z"/>
              </w:rPr>
              <w:pPrChange w:id="274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50" w:author="Rickey, Terry W (TJ) JR CIV USARMY CESAM (USA)" w:date="2026-01-14T11:28:00Z">
              <w:r w:rsidRPr="00202757">
                <w:rPr>
                  <w:rFonts w:ascii="Segoe UI Symbol" w:hAnsi="Segoe UI Symbol" w:cs="Segoe UI Symbol"/>
                </w:rPr>
                <w:t>✓</w:t>
              </w:r>
            </w:ins>
          </w:p>
        </w:tc>
        <w:tc>
          <w:tcPr>
            <w:tcW w:w="0" w:type="auto"/>
            <w:hideMark/>
          </w:tcPr>
          <w:p w14:paraId="597047E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51" w:author="Rickey, Terry W (TJ) JR CIV USARMY CESAM (USA)" w:date="2026-01-14T11:28:00Z"/>
              </w:rPr>
              <w:pPrChange w:id="275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53" w:author="Rickey, Terry W (TJ) JR CIV USARMY CESAM (USA)" w:date="2026-01-14T11:28:00Z">
              <w:r w:rsidRPr="00202757">
                <w:rPr>
                  <w:rFonts w:ascii="Segoe UI Symbol" w:hAnsi="Segoe UI Symbol" w:cs="Segoe UI Symbol"/>
                </w:rPr>
                <w:t>✓</w:t>
              </w:r>
            </w:ins>
          </w:p>
        </w:tc>
        <w:tc>
          <w:tcPr>
            <w:tcW w:w="2143" w:type="dxa"/>
            <w:hideMark/>
          </w:tcPr>
          <w:p w14:paraId="438397E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54" w:author="Rickey, Terry W (TJ) JR CIV USARMY CESAM (USA)" w:date="2026-01-14T11:28:00Z"/>
              </w:rPr>
              <w:pPrChange w:id="275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56" w:author="Rickey, Terry W (TJ) JR CIV USARMY CESAM (USA)" w:date="2026-01-14T11:28:00Z">
              <w:r w:rsidRPr="00202757">
                <w:rPr>
                  <w:rFonts w:ascii="Segoe UI Symbol" w:hAnsi="Segoe UI Symbol" w:cs="Segoe UI Symbol"/>
                </w:rPr>
                <w:t>✓</w:t>
              </w:r>
            </w:ins>
          </w:p>
        </w:tc>
      </w:tr>
      <w:tr w:rsidR="00202757" w:rsidRPr="00202757" w14:paraId="07E4ADAA" w14:textId="77777777" w:rsidTr="00202757">
        <w:trPr>
          <w:ins w:id="275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16114FD" w14:textId="77777777" w:rsidR="00202757" w:rsidRPr="00202757" w:rsidRDefault="00202757">
            <w:pPr>
              <w:rPr>
                <w:ins w:id="2758" w:author="Rickey, Terry W (TJ) JR CIV USARMY CESAM (USA)" w:date="2026-01-14T11:28:00Z"/>
              </w:rPr>
              <w:pPrChange w:id="2759" w:author="Rickey, Terry W (TJ) JR CIV USARMY CESAM (USA)" w:date="2026-01-14T12:27:00Z" w16du:dateUtc="2026-01-14T18:27:00Z">
                <w:pPr>
                  <w:pStyle w:val="Heading2"/>
                  <w:spacing w:line="259" w:lineRule="auto"/>
                </w:pPr>
              </w:pPrChange>
            </w:pPr>
            <w:ins w:id="2760" w:author="Rickey, Terry W (TJ) JR CIV USARMY CESAM (USA)" w:date="2026-01-14T11:28:00Z">
              <w:r w:rsidRPr="00202757">
                <w:t>Channel Catfish</w:t>
              </w:r>
            </w:ins>
          </w:p>
        </w:tc>
        <w:tc>
          <w:tcPr>
            <w:tcW w:w="0" w:type="auto"/>
            <w:hideMark/>
          </w:tcPr>
          <w:p w14:paraId="746EFFB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61" w:author="Rickey, Terry W (TJ) JR CIV USARMY CESAM (USA)" w:date="2026-01-14T11:28:00Z"/>
              </w:rPr>
              <w:pPrChange w:id="276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63" w:author="Rickey, Terry W (TJ) JR CIV USARMY CESAM (USA)" w:date="2026-01-14T11:28:00Z">
              <w:r w:rsidRPr="00202757">
                <w:rPr>
                  <w:rFonts w:ascii="Segoe UI Symbol" w:hAnsi="Segoe UI Symbol" w:cs="Segoe UI Symbol"/>
                </w:rPr>
                <w:t>✓</w:t>
              </w:r>
            </w:ins>
          </w:p>
        </w:tc>
        <w:tc>
          <w:tcPr>
            <w:tcW w:w="0" w:type="auto"/>
            <w:hideMark/>
          </w:tcPr>
          <w:p w14:paraId="6155904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64" w:author="Rickey, Terry W (TJ) JR CIV USARMY CESAM (USA)" w:date="2026-01-14T11:28:00Z"/>
              </w:rPr>
              <w:pPrChange w:id="276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66" w:author="Rickey, Terry W (TJ) JR CIV USARMY CESAM (USA)" w:date="2026-01-14T11:28:00Z">
              <w:r w:rsidRPr="00202757">
                <w:rPr>
                  <w:rFonts w:ascii="Segoe UI Symbol" w:hAnsi="Segoe UI Symbol" w:cs="Segoe UI Symbol"/>
                </w:rPr>
                <w:t>✓</w:t>
              </w:r>
            </w:ins>
          </w:p>
        </w:tc>
        <w:tc>
          <w:tcPr>
            <w:tcW w:w="2143" w:type="dxa"/>
            <w:hideMark/>
          </w:tcPr>
          <w:p w14:paraId="2A8C2066"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67" w:author="Rickey, Terry W (TJ) JR CIV USARMY CESAM (USA)" w:date="2026-01-14T11:28:00Z"/>
              </w:rPr>
              <w:pPrChange w:id="276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69" w:author="Rickey, Terry W (TJ) JR CIV USARMY CESAM (USA)" w:date="2026-01-14T11:28:00Z">
              <w:r w:rsidRPr="00202757">
                <w:rPr>
                  <w:rFonts w:ascii="Segoe UI Symbol" w:hAnsi="Segoe UI Symbol" w:cs="Segoe UI Symbol"/>
                </w:rPr>
                <w:t>✓</w:t>
              </w:r>
            </w:ins>
          </w:p>
        </w:tc>
      </w:tr>
      <w:tr w:rsidR="00202757" w:rsidRPr="00202757" w14:paraId="146C37D6" w14:textId="77777777" w:rsidTr="00202757">
        <w:trPr>
          <w:cnfStyle w:val="000000100000" w:firstRow="0" w:lastRow="0" w:firstColumn="0" w:lastColumn="0" w:oddVBand="0" w:evenVBand="0" w:oddHBand="1" w:evenHBand="0" w:firstRowFirstColumn="0" w:firstRowLastColumn="0" w:lastRowFirstColumn="0" w:lastRowLastColumn="0"/>
          <w:ins w:id="2770"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C2447DB" w14:textId="77777777" w:rsidR="00202757" w:rsidRPr="00202757" w:rsidRDefault="00202757">
            <w:pPr>
              <w:rPr>
                <w:ins w:id="2771" w:author="Rickey, Terry W (TJ) JR CIV USARMY CESAM (USA)" w:date="2026-01-14T11:28:00Z"/>
              </w:rPr>
              <w:pPrChange w:id="2772" w:author="Rickey, Terry W (TJ) JR CIV USARMY CESAM (USA)" w:date="2026-01-14T12:27:00Z" w16du:dateUtc="2026-01-14T18:27:00Z">
                <w:pPr>
                  <w:pStyle w:val="Heading2"/>
                  <w:spacing w:line="259" w:lineRule="auto"/>
                </w:pPr>
              </w:pPrChange>
            </w:pPr>
            <w:ins w:id="2773" w:author="Rickey, Terry W (TJ) JR CIV USARMY CESAM (USA)" w:date="2026-01-14T11:28:00Z">
              <w:r w:rsidRPr="00202757">
                <w:t>Channel Darter</w:t>
              </w:r>
            </w:ins>
          </w:p>
        </w:tc>
        <w:tc>
          <w:tcPr>
            <w:tcW w:w="0" w:type="auto"/>
            <w:hideMark/>
          </w:tcPr>
          <w:p w14:paraId="76E57AF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74" w:author="Rickey, Terry W (TJ) JR CIV USARMY CESAM (USA)" w:date="2026-01-14T11:28:00Z"/>
              </w:rPr>
              <w:pPrChange w:id="277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76" w:author="Rickey, Terry W (TJ) JR CIV USARMY CESAM (USA)" w:date="2026-01-14T11:28:00Z">
              <w:r w:rsidRPr="00202757">
                <w:rPr>
                  <w:rFonts w:ascii="Segoe UI Symbol" w:hAnsi="Segoe UI Symbol" w:cs="Segoe UI Symbol"/>
                </w:rPr>
                <w:t>✓</w:t>
              </w:r>
            </w:ins>
          </w:p>
        </w:tc>
        <w:tc>
          <w:tcPr>
            <w:tcW w:w="0" w:type="auto"/>
            <w:hideMark/>
          </w:tcPr>
          <w:p w14:paraId="5CAB50D6"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77" w:author="Rickey, Terry W (TJ) JR CIV USARMY CESAM (USA)" w:date="2026-01-14T11:28:00Z"/>
              </w:rPr>
              <w:pPrChange w:id="277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79" w:author="Rickey, Terry W (TJ) JR CIV USARMY CESAM (USA)" w:date="2026-01-14T11:28:00Z">
              <w:r w:rsidRPr="00202757">
                <w:rPr>
                  <w:rFonts w:ascii="Segoe UI Symbol" w:hAnsi="Segoe UI Symbol" w:cs="Segoe UI Symbol"/>
                </w:rPr>
                <w:t>✓</w:t>
              </w:r>
            </w:ins>
          </w:p>
        </w:tc>
        <w:tc>
          <w:tcPr>
            <w:tcW w:w="2143" w:type="dxa"/>
            <w:hideMark/>
          </w:tcPr>
          <w:p w14:paraId="33490C5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80" w:author="Rickey, Terry W (TJ) JR CIV USARMY CESAM (USA)" w:date="2026-01-14T11:28:00Z"/>
              </w:rPr>
              <w:pPrChange w:id="278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782" w:author="Rickey, Terry W (TJ) JR CIV USARMY CESAM (USA)" w:date="2026-01-14T11:28:00Z">
              <w:r w:rsidRPr="00202757">
                <w:rPr>
                  <w:rFonts w:ascii="Segoe UI Symbol" w:hAnsi="Segoe UI Symbol" w:cs="Segoe UI Symbol"/>
                </w:rPr>
                <w:t>✓</w:t>
              </w:r>
            </w:ins>
          </w:p>
        </w:tc>
      </w:tr>
      <w:tr w:rsidR="00202757" w:rsidRPr="00202757" w14:paraId="39B60736" w14:textId="77777777" w:rsidTr="00202757">
        <w:trPr>
          <w:ins w:id="2783"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6A6BD60" w14:textId="77777777" w:rsidR="00202757" w:rsidRPr="00202757" w:rsidRDefault="00202757">
            <w:pPr>
              <w:rPr>
                <w:ins w:id="2784" w:author="Rickey, Terry W (TJ) JR CIV USARMY CESAM (USA)" w:date="2026-01-14T11:28:00Z"/>
              </w:rPr>
              <w:pPrChange w:id="2785" w:author="Rickey, Terry W (TJ) JR CIV USARMY CESAM (USA)" w:date="2026-01-14T12:27:00Z" w16du:dateUtc="2026-01-14T18:27:00Z">
                <w:pPr>
                  <w:pStyle w:val="Heading2"/>
                  <w:spacing w:line="259" w:lineRule="auto"/>
                </w:pPr>
              </w:pPrChange>
            </w:pPr>
            <w:ins w:id="2786" w:author="Rickey, Terry W (TJ) JR CIV USARMY CESAM (USA)" w:date="2026-01-14T11:28:00Z">
              <w:r w:rsidRPr="00202757">
                <w:t>Crystal Darter</w:t>
              </w:r>
            </w:ins>
          </w:p>
        </w:tc>
        <w:tc>
          <w:tcPr>
            <w:tcW w:w="0" w:type="auto"/>
            <w:hideMark/>
          </w:tcPr>
          <w:p w14:paraId="15BBBAE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87" w:author="Rickey, Terry W (TJ) JR CIV USARMY CESAM (USA)" w:date="2026-01-14T11:28:00Z"/>
              </w:rPr>
              <w:pPrChange w:id="278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89" w:author="Rickey, Terry W (TJ) JR CIV USARMY CESAM (USA)" w:date="2026-01-14T11:28:00Z">
              <w:r w:rsidRPr="00202757">
                <w:rPr>
                  <w:rFonts w:ascii="Segoe UI Symbol" w:hAnsi="Segoe UI Symbol" w:cs="Segoe UI Symbol"/>
                </w:rPr>
                <w:t>✓</w:t>
              </w:r>
            </w:ins>
          </w:p>
        </w:tc>
        <w:tc>
          <w:tcPr>
            <w:tcW w:w="0" w:type="auto"/>
            <w:hideMark/>
          </w:tcPr>
          <w:p w14:paraId="5DFF18F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90" w:author="Rickey, Terry W (TJ) JR CIV USARMY CESAM (USA)" w:date="2026-01-14T11:28:00Z"/>
              </w:rPr>
              <w:pPrChange w:id="279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792" w:author="Rickey, Terry W (TJ) JR CIV USARMY CESAM (USA)" w:date="2026-01-14T11:28:00Z">
              <w:r w:rsidRPr="00202757">
                <w:rPr>
                  <w:rFonts w:ascii="Segoe UI Symbol" w:hAnsi="Segoe UI Symbol" w:cs="Segoe UI Symbol"/>
                </w:rPr>
                <w:t>✓</w:t>
              </w:r>
            </w:ins>
          </w:p>
        </w:tc>
        <w:tc>
          <w:tcPr>
            <w:tcW w:w="2143" w:type="dxa"/>
            <w:hideMark/>
          </w:tcPr>
          <w:p w14:paraId="1E6ED4FE"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793" w:author="Rickey, Terry W (TJ) JR CIV USARMY CESAM (USA)" w:date="2026-01-14T11:28:00Z"/>
              </w:rPr>
              <w:pPrChange w:id="279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517315F4" w14:textId="77777777" w:rsidTr="00202757">
        <w:trPr>
          <w:cnfStyle w:val="000000100000" w:firstRow="0" w:lastRow="0" w:firstColumn="0" w:lastColumn="0" w:oddVBand="0" w:evenVBand="0" w:oddHBand="1" w:evenHBand="0" w:firstRowFirstColumn="0" w:firstRowLastColumn="0" w:lastRowFirstColumn="0" w:lastRowLastColumn="0"/>
          <w:ins w:id="2795"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69C71A67" w14:textId="77777777" w:rsidR="00202757" w:rsidRPr="00202757" w:rsidRDefault="00202757">
            <w:pPr>
              <w:rPr>
                <w:ins w:id="2796" w:author="Rickey, Terry W (TJ) JR CIV USARMY CESAM (USA)" w:date="2026-01-14T11:28:00Z"/>
              </w:rPr>
              <w:pPrChange w:id="2797" w:author="Rickey, Terry W (TJ) JR CIV USARMY CESAM (USA)" w:date="2026-01-14T12:27:00Z" w16du:dateUtc="2026-01-14T18:27:00Z">
                <w:pPr>
                  <w:pStyle w:val="Heading2"/>
                  <w:spacing w:line="259" w:lineRule="auto"/>
                </w:pPr>
              </w:pPrChange>
            </w:pPr>
            <w:ins w:id="2798" w:author="Rickey, Terry W (TJ) JR CIV USARMY CESAM (USA)" w:date="2026-01-14T11:28:00Z">
              <w:r w:rsidRPr="00202757">
                <w:t>Emerald Shiner</w:t>
              </w:r>
            </w:ins>
          </w:p>
        </w:tc>
        <w:tc>
          <w:tcPr>
            <w:tcW w:w="0" w:type="auto"/>
            <w:hideMark/>
          </w:tcPr>
          <w:p w14:paraId="164CC7D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799" w:author="Rickey, Terry W (TJ) JR CIV USARMY CESAM (USA)" w:date="2026-01-14T11:28:00Z"/>
              </w:rPr>
              <w:pPrChange w:id="280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01" w:author="Rickey, Terry W (TJ) JR CIV USARMY CESAM (USA)" w:date="2026-01-14T11:28:00Z">
              <w:r w:rsidRPr="00202757">
                <w:rPr>
                  <w:rFonts w:ascii="Segoe UI Symbol" w:hAnsi="Segoe UI Symbol" w:cs="Segoe UI Symbol"/>
                </w:rPr>
                <w:t>✓</w:t>
              </w:r>
            </w:ins>
          </w:p>
        </w:tc>
        <w:tc>
          <w:tcPr>
            <w:tcW w:w="0" w:type="auto"/>
            <w:hideMark/>
          </w:tcPr>
          <w:p w14:paraId="1A9B8EE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02" w:author="Rickey, Terry W (TJ) JR CIV USARMY CESAM (USA)" w:date="2026-01-14T11:28:00Z"/>
              </w:rPr>
              <w:pPrChange w:id="280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04" w:author="Rickey, Terry W (TJ) JR CIV USARMY CESAM (USA)" w:date="2026-01-14T11:28:00Z">
              <w:r w:rsidRPr="00202757">
                <w:rPr>
                  <w:rFonts w:ascii="Segoe UI Symbol" w:hAnsi="Segoe UI Symbol" w:cs="Segoe UI Symbol"/>
                </w:rPr>
                <w:t>✓</w:t>
              </w:r>
            </w:ins>
          </w:p>
        </w:tc>
        <w:tc>
          <w:tcPr>
            <w:tcW w:w="2143" w:type="dxa"/>
            <w:hideMark/>
          </w:tcPr>
          <w:p w14:paraId="5CC6CB53"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05" w:author="Rickey, Terry W (TJ) JR CIV USARMY CESAM (USA)" w:date="2026-01-14T11:28:00Z"/>
              </w:rPr>
              <w:pPrChange w:id="280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07" w:author="Rickey, Terry W (TJ) JR CIV USARMY CESAM (USA)" w:date="2026-01-14T11:28:00Z">
              <w:r w:rsidRPr="00202757">
                <w:rPr>
                  <w:rFonts w:ascii="Segoe UI Symbol" w:hAnsi="Segoe UI Symbol" w:cs="Segoe UI Symbol"/>
                </w:rPr>
                <w:t>✓</w:t>
              </w:r>
            </w:ins>
          </w:p>
        </w:tc>
      </w:tr>
      <w:tr w:rsidR="00202757" w:rsidRPr="00202757" w14:paraId="1BB8871C" w14:textId="77777777" w:rsidTr="00202757">
        <w:trPr>
          <w:ins w:id="2808"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71E1392" w14:textId="77777777" w:rsidR="00202757" w:rsidRPr="00202757" w:rsidRDefault="00202757">
            <w:pPr>
              <w:rPr>
                <w:ins w:id="2809" w:author="Rickey, Terry W (TJ) JR CIV USARMY CESAM (USA)" w:date="2026-01-14T11:28:00Z"/>
              </w:rPr>
              <w:pPrChange w:id="2810" w:author="Rickey, Terry W (TJ) JR CIV USARMY CESAM (USA)" w:date="2026-01-14T12:27:00Z" w16du:dateUtc="2026-01-14T18:27:00Z">
                <w:pPr>
                  <w:pStyle w:val="Heading2"/>
                  <w:spacing w:line="259" w:lineRule="auto"/>
                </w:pPr>
              </w:pPrChange>
            </w:pPr>
            <w:ins w:id="2811" w:author="Rickey, Terry W (TJ) JR CIV USARMY CESAM (USA)" w:date="2026-01-14T11:28:00Z">
              <w:r w:rsidRPr="00202757">
                <w:t>Flathead Catfish</w:t>
              </w:r>
            </w:ins>
          </w:p>
        </w:tc>
        <w:tc>
          <w:tcPr>
            <w:tcW w:w="0" w:type="auto"/>
            <w:hideMark/>
          </w:tcPr>
          <w:p w14:paraId="67E1B16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12" w:author="Rickey, Terry W (TJ) JR CIV USARMY CESAM (USA)" w:date="2026-01-14T11:28:00Z"/>
              </w:rPr>
              <w:pPrChange w:id="281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14" w:author="Rickey, Terry W (TJ) JR CIV USARMY CESAM (USA)" w:date="2026-01-14T11:28:00Z">
              <w:r w:rsidRPr="00202757">
                <w:rPr>
                  <w:rFonts w:ascii="Segoe UI Symbol" w:hAnsi="Segoe UI Symbol" w:cs="Segoe UI Symbol"/>
                </w:rPr>
                <w:t>✓</w:t>
              </w:r>
            </w:ins>
          </w:p>
        </w:tc>
        <w:tc>
          <w:tcPr>
            <w:tcW w:w="0" w:type="auto"/>
            <w:hideMark/>
          </w:tcPr>
          <w:p w14:paraId="585F0BA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15" w:author="Rickey, Terry W (TJ) JR CIV USARMY CESAM (USA)" w:date="2026-01-14T11:28:00Z"/>
              </w:rPr>
              <w:pPrChange w:id="281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17" w:author="Rickey, Terry W (TJ) JR CIV USARMY CESAM (USA)" w:date="2026-01-14T11:28:00Z">
              <w:r w:rsidRPr="00202757">
                <w:rPr>
                  <w:rFonts w:ascii="Segoe UI Symbol" w:hAnsi="Segoe UI Symbol" w:cs="Segoe UI Symbol"/>
                </w:rPr>
                <w:t>✓</w:t>
              </w:r>
            </w:ins>
          </w:p>
        </w:tc>
        <w:tc>
          <w:tcPr>
            <w:tcW w:w="2143" w:type="dxa"/>
            <w:hideMark/>
          </w:tcPr>
          <w:p w14:paraId="514E62E7"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18" w:author="Rickey, Terry W (TJ) JR CIV USARMY CESAM (USA)" w:date="2026-01-14T11:28:00Z"/>
              </w:rPr>
              <w:pPrChange w:id="281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5CDE3B14" w14:textId="77777777" w:rsidTr="00202757">
        <w:trPr>
          <w:cnfStyle w:val="000000100000" w:firstRow="0" w:lastRow="0" w:firstColumn="0" w:lastColumn="0" w:oddVBand="0" w:evenVBand="0" w:oddHBand="1" w:evenHBand="0" w:firstRowFirstColumn="0" w:firstRowLastColumn="0" w:lastRowFirstColumn="0" w:lastRowLastColumn="0"/>
          <w:ins w:id="2820"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85923C5" w14:textId="77777777" w:rsidR="00202757" w:rsidRPr="00202757" w:rsidRDefault="00202757">
            <w:pPr>
              <w:rPr>
                <w:ins w:id="2821" w:author="Rickey, Terry W (TJ) JR CIV USARMY CESAM (USA)" w:date="2026-01-14T11:28:00Z"/>
              </w:rPr>
              <w:pPrChange w:id="2822" w:author="Rickey, Terry W (TJ) JR CIV USARMY CESAM (USA)" w:date="2026-01-14T12:27:00Z" w16du:dateUtc="2026-01-14T18:27:00Z">
                <w:pPr>
                  <w:pStyle w:val="Heading2"/>
                  <w:spacing w:line="259" w:lineRule="auto"/>
                </w:pPr>
              </w:pPrChange>
            </w:pPr>
            <w:ins w:id="2823" w:author="Rickey, Terry W (TJ) JR CIV USARMY CESAM (USA)" w:date="2026-01-14T11:28:00Z">
              <w:r w:rsidRPr="00202757">
                <w:t>Freckled Darter</w:t>
              </w:r>
            </w:ins>
          </w:p>
        </w:tc>
        <w:tc>
          <w:tcPr>
            <w:tcW w:w="0" w:type="auto"/>
            <w:hideMark/>
          </w:tcPr>
          <w:p w14:paraId="6EBE27F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24" w:author="Rickey, Terry W (TJ) JR CIV USARMY CESAM (USA)" w:date="2026-01-14T11:28:00Z"/>
              </w:rPr>
              <w:pPrChange w:id="282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26" w:author="Rickey, Terry W (TJ) JR CIV USARMY CESAM (USA)" w:date="2026-01-14T11:28:00Z">
              <w:r w:rsidRPr="00202757">
                <w:rPr>
                  <w:rFonts w:ascii="Segoe UI Symbol" w:hAnsi="Segoe UI Symbol" w:cs="Segoe UI Symbol"/>
                </w:rPr>
                <w:t>✓</w:t>
              </w:r>
            </w:ins>
          </w:p>
        </w:tc>
        <w:tc>
          <w:tcPr>
            <w:tcW w:w="0" w:type="auto"/>
            <w:hideMark/>
          </w:tcPr>
          <w:p w14:paraId="100F0732"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27" w:author="Rickey, Terry W (TJ) JR CIV USARMY CESAM (USA)" w:date="2026-01-14T11:28:00Z"/>
              </w:rPr>
              <w:pPrChange w:id="282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2B93B6F2"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29" w:author="Rickey, Terry W (TJ) JR CIV USARMY CESAM (USA)" w:date="2026-01-14T11:28:00Z"/>
              </w:rPr>
              <w:pPrChange w:id="283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202757" w:rsidRPr="00202757" w14:paraId="0972188D" w14:textId="77777777" w:rsidTr="00202757">
        <w:trPr>
          <w:ins w:id="283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48D4DF3" w14:textId="77777777" w:rsidR="00202757" w:rsidRPr="00202757" w:rsidRDefault="00202757">
            <w:pPr>
              <w:rPr>
                <w:ins w:id="2832" w:author="Rickey, Terry W (TJ) JR CIV USARMY CESAM (USA)" w:date="2026-01-14T11:28:00Z"/>
              </w:rPr>
              <w:pPrChange w:id="2833" w:author="Rickey, Terry W (TJ) JR CIV USARMY CESAM (USA)" w:date="2026-01-14T12:27:00Z" w16du:dateUtc="2026-01-14T18:27:00Z">
                <w:pPr>
                  <w:pStyle w:val="Heading2"/>
                  <w:spacing w:line="259" w:lineRule="auto"/>
                </w:pPr>
              </w:pPrChange>
            </w:pPr>
            <w:ins w:id="2834" w:author="Rickey, Terry W (TJ) JR CIV USARMY CESAM (USA)" w:date="2026-01-14T11:28:00Z">
              <w:r w:rsidRPr="00202757">
                <w:t>Freshwater Drum</w:t>
              </w:r>
            </w:ins>
          </w:p>
        </w:tc>
        <w:tc>
          <w:tcPr>
            <w:tcW w:w="0" w:type="auto"/>
            <w:hideMark/>
          </w:tcPr>
          <w:p w14:paraId="4BF43B65"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35" w:author="Rickey, Terry W (TJ) JR CIV USARMY CESAM (USA)" w:date="2026-01-14T11:28:00Z"/>
              </w:rPr>
              <w:pPrChange w:id="283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37" w:author="Rickey, Terry W (TJ) JR CIV USARMY CESAM (USA)" w:date="2026-01-14T11:28:00Z">
              <w:r w:rsidRPr="00202757">
                <w:rPr>
                  <w:rFonts w:ascii="Segoe UI Symbol" w:hAnsi="Segoe UI Symbol" w:cs="Segoe UI Symbol"/>
                </w:rPr>
                <w:t>✓</w:t>
              </w:r>
            </w:ins>
          </w:p>
        </w:tc>
        <w:tc>
          <w:tcPr>
            <w:tcW w:w="0" w:type="auto"/>
            <w:hideMark/>
          </w:tcPr>
          <w:p w14:paraId="73975C8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38" w:author="Rickey, Terry W (TJ) JR CIV USARMY CESAM (USA)" w:date="2026-01-14T11:28:00Z"/>
              </w:rPr>
              <w:pPrChange w:id="283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40" w:author="Rickey, Terry W (TJ) JR CIV USARMY CESAM (USA)" w:date="2026-01-14T11:28:00Z">
              <w:r w:rsidRPr="00202757">
                <w:rPr>
                  <w:rFonts w:ascii="Segoe UI Symbol" w:hAnsi="Segoe UI Symbol" w:cs="Segoe UI Symbol"/>
                </w:rPr>
                <w:t>✓</w:t>
              </w:r>
            </w:ins>
          </w:p>
        </w:tc>
        <w:tc>
          <w:tcPr>
            <w:tcW w:w="2143" w:type="dxa"/>
            <w:hideMark/>
          </w:tcPr>
          <w:p w14:paraId="10C62BF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41" w:author="Rickey, Terry W (TJ) JR CIV USARMY CESAM (USA)" w:date="2026-01-14T11:28:00Z"/>
              </w:rPr>
              <w:pPrChange w:id="284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43" w:author="Rickey, Terry W (TJ) JR CIV USARMY CESAM (USA)" w:date="2026-01-14T11:28:00Z">
              <w:r w:rsidRPr="00202757">
                <w:rPr>
                  <w:rFonts w:ascii="Segoe UI Symbol" w:hAnsi="Segoe UI Symbol" w:cs="Segoe UI Symbol"/>
                </w:rPr>
                <w:t>✓</w:t>
              </w:r>
            </w:ins>
          </w:p>
        </w:tc>
      </w:tr>
      <w:tr w:rsidR="00202757" w:rsidRPr="00202757" w14:paraId="081864C2" w14:textId="77777777" w:rsidTr="00202757">
        <w:trPr>
          <w:cnfStyle w:val="000000100000" w:firstRow="0" w:lastRow="0" w:firstColumn="0" w:lastColumn="0" w:oddVBand="0" w:evenVBand="0" w:oddHBand="1" w:evenHBand="0" w:firstRowFirstColumn="0" w:firstRowLastColumn="0" w:lastRowFirstColumn="0" w:lastRowLastColumn="0"/>
          <w:ins w:id="284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1A3AC72" w14:textId="77777777" w:rsidR="00202757" w:rsidRPr="00202757" w:rsidRDefault="00202757">
            <w:pPr>
              <w:rPr>
                <w:ins w:id="2845" w:author="Rickey, Terry W (TJ) JR CIV USARMY CESAM (USA)" w:date="2026-01-14T11:28:00Z"/>
              </w:rPr>
              <w:pPrChange w:id="2846" w:author="Rickey, Terry W (TJ) JR CIV USARMY CESAM (USA)" w:date="2026-01-14T12:27:00Z" w16du:dateUtc="2026-01-14T18:27:00Z">
                <w:pPr>
                  <w:pStyle w:val="Heading2"/>
                  <w:spacing w:line="259" w:lineRule="auto"/>
                </w:pPr>
              </w:pPrChange>
            </w:pPr>
            <w:ins w:id="2847" w:author="Rickey, Terry W (TJ) JR CIV USARMY CESAM (USA)" w:date="2026-01-14T11:28:00Z">
              <w:r w:rsidRPr="00202757">
                <w:t>Ghost Shiner</w:t>
              </w:r>
            </w:ins>
          </w:p>
        </w:tc>
        <w:tc>
          <w:tcPr>
            <w:tcW w:w="0" w:type="auto"/>
            <w:hideMark/>
          </w:tcPr>
          <w:p w14:paraId="0F1B62B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48" w:author="Rickey, Terry W (TJ) JR CIV USARMY CESAM (USA)" w:date="2026-01-14T11:28:00Z"/>
              </w:rPr>
              <w:pPrChange w:id="284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50" w:author="Rickey, Terry W (TJ) JR CIV USARMY CESAM (USA)" w:date="2026-01-14T11:28:00Z">
              <w:r w:rsidRPr="00202757">
                <w:rPr>
                  <w:rFonts w:ascii="Segoe UI Symbol" w:hAnsi="Segoe UI Symbol" w:cs="Segoe UI Symbol"/>
                </w:rPr>
                <w:t>✓</w:t>
              </w:r>
            </w:ins>
          </w:p>
        </w:tc>
        <w:tc>
          <w:tcPr>
            <w:tcW w:w="0" w:type="auto"/>
            <w:hideMark/>
          </w:tcPr>
          <w:p w14:paraId="28A6BD0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51" w:author="Rickey, Terry W (TJ) JR CIV USARMY CESAM (USA)" w:date="2026-01-14T11:28:00Z"/>
              </w:rPr>
              <w:pPrChange w:id="285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53" w:author="Rickey, Terry W (TJ) JR CIV USARMY CESAM (USA)" w:date="2026-01-14T11:28:00Z">
              <w:r w:rsidRPr="00202757">
                <w:rPr>
                  <w:rFonts w:ascii="Segoe UI Symbol" w:hAnsi="Segoe UI Symbol" w:cs="Segoe UI Symbol"/>
                </w:rPr>
                <w:t>✓</w:t>
              </w:r>
            </w:ins>
          </w:p>
        </w:tc>
        <w:tc>
          <w:tcPr>
            <w:tcW w:w="2143" w:type="dxa"/>
            <w:hideMark/>
          </w:tcPr>
          <w:p w14:paraId="1FAE986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54" w:author="Rickey, Terry W (TJ) JR CIV USARMY CESAM (USA)" w:date="2026-01-14T11:28:00Z"/>
              </w:rPr>
              <w:pPrChange w:id="285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202757" w:rsidRPr="00202757" w14:paraId="221A9116" w14:textId="77777777" w:rsidTr="00202757">
        <w:trPr>
          <w:ins w:id="2856"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2ADE1DB3" w14:textId="77777777" w:rsidR="00202757" w:rsidRPr="00202757" w:rsidRDefault="00202757">
            <w:pPr>
              <w:rPr>
                <w:ins w:id="2857" w:author="Rickey, Terry W (TJ) JR CIV USARMY CESAM (USA)" w:date="2026-01-14T11:28:00Z"/>
              </w:rPr>
              <w:pPrChange w:id="2858" w:author="Rickey, Terry W (TJ) JR CIV USARMY CESAM (USA)" w:date="2026-01-14T12:27:00Z" w16du:dateUtc="2026-01-14T18:27:00Z">
                <w:pPr>
                  <w:pStyle w:val="Heading2"/>
                  <w:spacing w:line="259" w:lineRule="auto"/>
                </w:pPr>
              </w:pPrChange>
            </w:pPr>
            <w:ins w:id="2859" w:author="Rickey, Terry W (TJ) JR CIV USARMY CESAM (USA)" w:date="2026-01-14T11:28:00Z">
              <w:r w:rsidRPr="00202757">
                <w:t>Gizzard Shad</w:t>
              </w:r>
            </w:ins>
          </w:p>
        </w:tc>
        <w:tc>
          <w:tcPr>
            <w:tcW w:w="0" w:type="auto"/>
            <w:hideMark/>
          </w:tcPr>
          <w:p w14:paraId="262630D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60" w:author="Rickey, Terry W (TJ) JR CIV USARMY CESAM (USA)" w:date="2026-01-14T11:28:00Z"/>
              </w:rPr>
              <w:pPrChange w:id="286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62" w:author="Rickey, Terry W (TJ) JR CIV USARMY CESAM (USA)" w:date="2026-01-14T11:28:00Z">
              <w:r w:rsidRPr="00202757">
                <w:rPr>
                  <w:rFonts w:ascii="Segoe UI Symbol" w:hAnsi="Segoe UI Symbol" w:cs="Segoe UI Symbol"/>
                </w:rPr>
                <w:t>✓</w:t>
              </w:r>
            </w:ins>
          </w:p>
        </w:tc>
        <w:tc>
          <w:tcPr>
            <w:tcW w:w="0" w:type="auto"/>
            <w:hideMark/>
          </w:tcPr>
          <w:p w14:paraId="222CBFFD"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63" w:author="Rickey, Terry W (TJ) JR CIV USARMY CESAM (USA)" w:date="2026-01-14T11:28:00Z"/>
              </w:rPr>
              <w:pPrChange w:id="286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65" w:author="Rickey, Terry W (TJ) JR CIV USARMY CESAM (USA)" w:date="2026-01-14T11:28:00Z">
              <w:r w:rsidRPr="00202757">
                <w:rPr>
                  <w:rFonts w:ascii="Segoe UI Symbol" w:hAnsi="Segoe UI Symbol" w:cs="Segoe UI Symbol"/>
                </w:rPr>
                <w:t>✓</w:t>
              </w:r>
            </w:ins>
          </w:p>
        </w:tc>
        <w:tc>
          <w:tcPr>
            <w:tcW w:w="2143" w:type="dxa"/>
            <w:hideMark/>
          </w:tcPr>
          <w:p w14:paraId="29CE078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66" w:author="Rickey, Terry W (TJ) JR CIV USARMY CESAM (USA)" w:date="2026-01-14T11:28:00Z"/>
              </w:rPr>
              <w:pPrChange w:id="286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68" w:author="Rickey, Terry W (TJ) JR CIV USARMY CESAM (USA)" w:date="2026-01-14T11:28:00Z">
              <w:r w:rsidRPr="00202757">
                <w:rPr>
                  <w:rFonts w:ascii="Segoe UI Symbol" w:hAnsi="Segoe UI Symbol" w:cs="Segoe UI Symbol"/>
                </w:rPr>
                <w:t>✓</w:t>
              </w:r>
            </w:ins>
          </w:p>
        </w:tc>
      </w:tr>
      <w:tr w:rsidR="00202757" w:rsidRPr="00202757" w14:paraId="6563D096" w14:textId="77777777" w:rsidTr="00202757">
        <w:trPr>
          <w:cnfStyle w:val="000000100000" w:firstRow="0" w:lastRow="0" w:firstColumn="0" w:lastColumn="0" w:oddVBand="0" w:evenVBand="0" w:oddHBand="1" w:evenHBand="0" w:firstRowFirstColumn="0" w:firstRowLastColumn="0" w:lastRowFirstColumn="0" w:lastRowLastColumn="0"/>
          <w:ins w:id="286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63DA3D37" w14:textId="77777777" w:rsidR="00202757" w:rsidRPr="00202757" w:rsidRDefault="00202757">
            <w:pPr>
              <w:rPr>
                <w:ins w:id="2870" w:author="Rickey, Terry W (TJ) JR CIV USARMY CESAM (USA)" w:date="2026-01-14T11:28:00Z"/>
              </w:rPr>
              <w:pPrChange w:id="2871" w:author="Rickey, Terry W (TJ) JR CIV USARMY CESAM (USA)" w:date="2026-01-14T12:27:00Z" w16du:dateUtc="2026-01-14T18:27:00Z">
                <w:pPr>
                  <w:pStyle w:val="Heading2"/>
                  <w:spacing w:line="259" w:lineRule="auto"/>
                </w:pPr>
              </w:pPrChange>
            </w:pPr>
            <w:ins w:id="2872" w:author="Rickey, Terry W (TJ) JR CIV USARMY CESAM (USA)" w:date="2026-01-14T11:28:00Z">
              <w:r w:rsidRPr="00202757">
                <w:t>Golden Shiner</w:t>
              </w:r>
            </w:ins>
          </w:p>
        </w:tc>
        <w:tc>
          <w:tcPr>
            <w:tcW w:w="0" w:type="auto"/>
            <w:hideMark/>
          </w:tcPr>
          <w:p w14:paraId="466B58C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73" w:author="Rickey, Terry W (TJ) JR CIV USARMY CESAM (USA)" w:date="2026-01-14T11:28:00Z"/>
              </w:rPr>
              <w:pPrChange w:id="287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75" w:author="Rickey, Terry W (TJ) JR CIV USARMY CESAM (USA)" w:date="2026-01-14T11:28:00Z">
              <w:r w:rsidRPr="00202757">
                <w:rPr>
                  <w:rFonts w:ascii="Segoe UI Symbol" w:hAnsi="Segoe UI Symbol" w:cs="Segoe UI Symbol"/>
                </w:rPr>
                <w:t>✓</w:t>
              </w:r>
            </w:ins>
          </w:p>
        </w:tc>
        <w:tc>
          <w:tcPr>
            <w:tcW w:w="0" w:type="auto"/>
            <w:hideMark/>
          </w:tcPr>
          <w:p w14:paraId="1F3A6094"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76" w:author="Rickey, Terry W (TJ) JR CIV USARMY CESAM (USA)" w:date="2026-01-14T11:28:00Z"/>
              </w:rPr>
              <w:pPrChange w:id="287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1D97D8C5"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78" w:author="Rickey, Terry W (TJ) JR CIV USARMY CESAM (USA)" w:date="2026-01-14T11:28:00Z"/>
              </w:rPr>
              <w:pPrChange w:id="287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5BC97EB4" w14:textId="77777777" w:rsidTr="00202757">
        <w:trPr>
          <w:ins w:id="2880"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145EE39" w14:textId="77777777" w:rsidR="00202757" w:rsidRPr="00202757" w:rsidRDefault="00202757">
            <w:pPr>
              <w:rPr>
                <w:ins w:id="2881" w:author="Rickey, Terry W (TJ) JR CIV USARMY CESAM (USA)" w:date="2026-01-14T11:28:00Z"/>
              </w:rPr>
              <w:pPrChange w:id="2882" w:author="Rickey, Terry W (TJ) JR CIV USARMY CESAM (USA)" w:date="2026-01-14T12:27:00Z" w16du:dateUtc="2026-01-14T18:27:00Z">
                <w:pPr>
                  <w:pStyle w:val="Heading2"/>
                  <w:spacing w:line="259" w:lineRule="auto"/>
                </w:pPr>
              </w:pPrChange>
            </w:pPr>
            <w:ins w:id="2883" w:author="Rickey, Terry W (TJ) JR CIV USARMY CESAM (USA)" w:date="2026-01-14T11:28:00Z">
              <w:r w:rsidRPr="00202757">
                <w:t>Highfin Carpsucker</w:t>
              </w:r>
            </w:ins>
          </w:p>
        </w:tc>
        <w:tc>
          <w:tcPr>
            <w:tcW w:w="0" w:type="auto"/>
            <w:hideMark/>
          </w:tcPr>
          <w:p w14:paraId="32D0D17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84" w:author="Rickey, Terry W (TJ) JR CIV USARMY CESAM (USA)" w:date="2026-01-14T11:28:00Z"/>
              </w:rPr>
              <w:pPrChange w:id="288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86" w:author="Rickey, Terry W (TJ) JR CIV USARMY CESAM (USA)" w:date="2026-01-14T11:28:00Z">
              <w:r w:rsidRPr="00202757">
                <w:rPr>
                  <w:rFonts w:ascii="Segoe UI Symbol" w:hAnsi="Segoe UI Symbol" w:cs="Segoe UI Symbol"/>
                </w:rPr>
                <w:t>✓</w:t>
              </w:r>
            </w:ins>
          </w:p>
        </w:tc>
        <w:tc>
          <w:tcPr>
            <w:tcW w:w="0" w:type="auto"/>
            <w:hideMark/>
          </w:tcPr>
          <w:p w14:paraId="10012E2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87" w:author="Rickey, Terry W (TJ) JR CIV USARMY CESAM (USA)" w:date="2026-01-14T11:28:00Z"/>
              </w:rPr>
              <w:pPrChange w:id="288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889" w:author="Rickey, Terry W (TJ) JR CIV USARMY CESAM (USA)" w:date="2026-01-14T11:28:00Z">
              <w:r w:rsidRPr="00202757">
                <w:rPr>
                  <w:rFonts w:ascii="Segoe UI Symbol" w:hAnsi="Segoe UI Symbol" w:cs="Segoe UI Symbol"/>
                </w:rPr>
                <w:t>✓</w:t>
              </w:r>
            </w:ins>
          </w:p>
        </w:tc>
        <w:tc>
          <w:tcPr>
            <w:tcW w:w="2143" w:type="dxa"/>
            <w:hideMark/>
          </w:tcPr>
          <w:p w14:paraId="18557407"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890" w:author="Rickey, Terry W (TJ) JR CIV USARMY CESAM (USA)" w:date="2026-01-14T11:28:00Z"/>
              </w:rPr>
              <w:pPrChange w:id="289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068DB8F0" w14:textId="77777777" w:rsidTr="00202757">
        <w:trPr>
          <w:cnfStyle w:val="000000100000" w:firstRow="0" w:lastRow="0" w:firstColumn="0" w:lastColumn="0" w:oddVBand="0" w:evenVBand="0" w:oddHBand="1" w:evenHBand="0" w:firstRowFirstColumn="0" w:firstRowLastColumn="0" w:lastRowFirstColumn="0" w:lastRowLastColumn="0"/>
          <w:ins w:id="2892"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A3F4359" w14:textId="77777777" w:rsidR="00202757" w:rsidRPr="00202757" w:rsidRDefault="00202757">
            <w:pPr>
              <w:rPr>
                <w:ins w:id="2893" w:author="Rickey, Terry W (TJ) JR CIV USARMY CESAM (USA)" w:date="2026-01-14T11:28:00Z"/>
              </w:rPr>
              <w:pPrChange w:id="2894" w:author="Rickey, Terry W (TJ) JR CIV USARMY CESAM (USA)" w:date="2026-01-14T12:27:00Z" w16du:dateUtc="2026-01-14T18:27:00Z">
                <w:pPr>
                  <w:pStyle w:val="Heading2"/>
                  <w:spacing w:line="259" w:lineRule="auto"/>
                </w:pPr>
              </w:pPrChange>
            </w:pPr>
            <w:ins w:id="2895" w:author="Rickey, Terry W (TJ) JR CIV USARMY CESAM (USA)" w:date="2026-01-14T11:28:00Z">
              <w:r w:rsidRPr="00202757">
                <w:t>Largemouth Bass</w:t>
              </w:r>
            </w:ins>
          </w:p>
        </w:tc>
        <w:tc>
          <w:tcPr>
            <w:tcW w:w="0" w:type="auto"/>
            <w:hideMark/>
          </w:tcPr>
          <w:p w14:paraId="280778F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96" w:author="Rickey, Terry W (TJ) JR CIV USARMY CESAM (USA)" w:date="2026-01-14T11:28:00Z"/>
              </w:rPr>
              <w:pPrChange w:id="289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898" w:author="Rickey, Terry W (TJ) JR CIV USARMY CESAM (USA)" w:date="2026-01-14T11:28:00Z">
              <w:r w:rsidRPr="00202757">
                <w:rPr>
                  <w:rFonts w:ascii="Segoe UI Symbol" w:hAnsi="Segoe UI Symbol" w:cs="Segoe UI Symbol"/>
                </w:rPr>
                <w:t>✓</w:t>
              </w:r>
            </w:ins>
          </w:p>
        </w:tc>
        <w:tc>
          <w:tcPr>
            <w:tcW w:w="0" w:type="auto"/>
            <w:hideMark/>
          </w:tcPr>
          <w:p w14:paraId="41B74D3A"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899" w:author="Rickey, Terry W (TJ) JR CIV USARMY CESAM (USA)" w:date="2026-01-14T11:28:00Z"/>
              </w:rPr>
              <w:pPrChange w:id="290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01" w:author="Rickey, Terry W (TJ) JR CIV USARMY CESAM (USA)" w:date="2026-01-14T11:28:00Z">
              <w:r w:rsidRPr="00202757">
                <w:rPr>
                  <w:rFonts w:ascii="Segoe UI Symbol" w:hAnsi="Segoe UI Symbol" w:cs="Segoe UI Symbol"/>
                </w:rPr>
                <w:t>✓</w:t>
              </w:r>
            </w:ins>
          </w:p>
        </w:tc>
        <w:tc>
          <w:tcPr>
            <w:tcW w:w="2143" w:type="dxa"/>
            <w:hideMark/>
          </w:tcPr>
          <w:p w14:paraId="301A9332"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02" w:author="Rickey, Terry W (TJ) JR CIV USARMY CESAM (USA)" w:date="2026-01-14T11:28:00Z"/>
              </w:rPr>
              <w:pPrChange w:id="290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04" w:author="Rickey, Terry W (TJ) JR CIV USARMY CESAM (USA)" w:date="2026-01-14T11:28:00Z">
              <w:r w:rsidRPr="00202757">
                <w:rPr>
                  <w:rFonts w:ascii="Segoe UI Symbol" w:hAnsi="Segoe UI Symbol" w:cs="Segoe UI Symbol"/>
                </w:rPr>
                <w:t>✓</w:t>
              </w:r>
            </w:ins>
          </w:p>
        </w:tc>
      </w:tr>
      <w:tr w:rsidR="00D76B41" w:rsidRPr="00202757" w14:paraId="6449FB04" w14:textId="77777777" w:rsidTr="00202757">
        <w:trPr>
          <w:ins w:id="2905"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05FC8584" w14:textId="77777777" w:rsidR="00202757" w:rsidRPr="00202757" w:rsidRDefault="00202757">
            <w:pPr>
              <w:rPr>
                <w:ins w:id="2906" w:author="Rickey, Terry W (TJ) JR CIV USARMY CESAM (USA)" w:date="2026-01-14T11:28:00Z"/>
              </w:rPr>
              <w:pPrChange w:id="2907" w:author="Rickey, Terry W (TJ) JR CIV USARMY CESAM (USA)" w:date="2026-01-14T12:27:00Z" w16du:dateUtc="2026-01-14T18:27:00Z">
                <w:pPr>
                  <w:pStyle w:val="Heading2"/>
                  <w:spacing w:line="259" w:lineRule="auto"/>
                </w:pPr>
              </w:pPrChange>
            </w:pPr>
            <w:ins w:id="2908" w:author="Rickey, Terry W (TJ) JR CIV USARMY CESAM (USA)" w:date="2026-01-14T11:28:00Z">
              <w:r w:rsidRPr="00202757">
                <w:t>Logperch</w:t>
              </w:r>
            </w:ins>
          </w:p>
        </w:tc>
        <w:tc>
          <w:tcPr>
            <w:tcW w:w="0" w:type="auto"/>
            <w:hideMark/>
          </w:tcPr>
          <w:p w14:paraId="439AC08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09" w:author="Rickey, Terry W (TJ) JR CIV USARMY CESAM (USA)" w:date="2026-01-14T11:28:00Z"/>
              </w:rPr>
              <w:pPrChange w:id="291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11" w:author="Rickey, Terry W (TJ) JR CIV USARMY CESAM (USA)" w:date="2026-01-14T11:28:00Z">
              <w:r w:rsidRPr="00202757">
                <w:rPr>
                  <w:rFonts w:ascii="Segoe UI Symbol" w:hAnsi="Segoe UI Symbol" w:cs="Segoe UI Symbol"/>
                </w:rPr>
                <w:t>✓</w:t>
              </w:r>
            </w:ins>
          </w:p>
        </w:tc>
        <w:tc>
          <w:tcPr>
            <w:tcW w:w="0" w:type="auto"/>
            <w:hideMark/>
          </w:tcPr>
          <w:p w14:paraId="22D85E3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12" w:author="Rickey, Terry W (TJ) JR CIV USARMY CESAM (USA)" w:date="2026-01-14T11:28:00Z"/>
              </w:rPr>
              <w:pPrChange w:id="291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61A280A0"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14" w:author="Rickey, Terry W (TJ) JR CIV USARMY CESAM (USA)" w:date="2026-01-14T11:28:00Z"/>
              </w:rPr>
              <w:pPrChange w:id="291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516D6BD3" w14:textId="77777777" w:rsidTr="00202757">
        <w:trPr>
          <w:cnfStyle w:val="000000100000" w:firstRow="0" w:lastRow="0" w:firstColumn="0" w:lastColumn="0" w:oddVBand="0" w:evenVBand="0" w:oddHBand="1" w:evenHBand="0" w:firstRowFirstColumn="0" w:firstRowLastColumn="0" w:lastRowFirstColumn="0" w:lastRowLastColumn="0"/>
          <w:ins w:id="2916"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0CFB2D6" w14:textId="77777777" w:rsidR="00202757" w:rsidRPr="00202757" w:rsidRDefault="00202757">
            <w:pPr>
              <w:rPr>
                <w:ins w:id="2917" w:author="Rickey, Terry W (TJ) JR CIV USARMY CESAM (USA)" w:date="2026-01-14T11:28:00Z"/>
              </w:rPr>
              <w:pPrChange w:id="2918" w:author="Rickey, Terry W (TJ) JR CIV USARMY CESAM (USA)" w:date="2026-01-14T12:27:00Z" w16du:dateUtc="2026-01-14T18:27:00Z">
                <w:pPr>
                  <w:pStyle w:val="Heading2"/>
                  <w:spacing w:line="259" w:lineRule="auto"/>
                </w:pPr>
              </w:pPrChange>
            </w:pPr>
            <w:ins w:id="2919" w:author="Rickey, Terry W (TJ) JR CIV USARMY CESAM (USA)" w:date="2026-01-14T11:28:00Z">
              <w:r w:rsidRPr="00202757">
                <w:t>Longear Sunfish</w:t>
              </w:r>
            </w:ins>
          </w:p>
        </w:tc>
        <w:tc>
          <w:tcPr>
            <w:tcW w:w="0" w:type="auto"/>
            <w:hideMark/>
          </w:tcPr>
          <w:p w14:paraId="0B0C70B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20" w:author="Rickey, Terry W (TJ) JR CIV USARMY CESAM (USA)" w:date="2026-01-14T11:28:00Z"/>
              </w:rPr>
              <w:pPrChange w:id="292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22" w:author="Rickey, Terry W (TJ) JR CIV USARMY CESAM (USA)" w:date="2026-01-14T11:28:00Z">
              <w:r w:rsidRPr="00202757">
                <w:rPr>
                  <w:rFonts w:ascii="Segoe UI Symbol" w:hAnsi="Segoe UI Symbol" w:cs="Segoe UI Symbol"/>
                </w:rPr>
                <w:t>✓</w:t>
              </w:r>
            </w:ins>
          </w:p>
        </w:tc>
        <w:tc>
          <w:tcPr>
            <w:tcW w:w="0" w:type="auto"/>
            <w:hideMark/>
          </w:tcPr>
          <w:p w14:paraId="774D066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23" w:author="Rickey, Terry W (TJ) JR CIV USARMY CESAM (USA)" w:date="2026-01-14T11:28:00Z"/>
              </w:rPr>
              <w:pPrChange w:id="292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25" w:author="Rickey, Terry W (TJ) JR CIV USARMY CESAM (USA)" w:date="2026-01-14T11:28:00Z">
              <w:r w:rsidRPr="00202757">
                <w:rPr>
                  <w:rFonts w:ascii="Segoe UI Symbol" w:hAnsi="Segoe UI Symbol" w:cs="Segoe UI Symbol"/>
                </w:rPr>
                <w:t>✓</w:t>
              </w:r>
            </w:ins>
          </w:p>
        </w:tc>
        <w:tc>
          <w:tcPr>
            <w:tcW w:w="2143" w:type="dxa"/>
            <w:hideMark/>
          </w:tcPr>
          <w:p w14:paraId="60FC7DA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26" w:author="Rickey, Terry W (TJ) JR CIV USARMY CESAM (USA)" w:date="2026-01-14T11:28:00Z"/>
              </w:rPr>
              <w:pPrChange w:id="292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28" w:author="Rickey, Terry W (TJ) JR CIV USARMY CESAM (USA)" w:date="2026-01-14T11:28:00Z">
              <w:r w:rsidRPr="00202757">
                <w:rPr>
                  <w:rFonts w:ascii="Segoe UI Symbol" w:hAnsi="Segoe UI Symbol" w:cs="Segoe UI Symbol"/>
                </w:rPr>
                <w:t>✓</w:t>
              </w:r>
            </w:ins>
          </w:p>
        </w:tc>
      </w:tr>
      <w:tr w:rsidR="00D76B41" w:rsidRPr="00202757" w14:paraId="0802B76B" w14:textId="77777777" w:rsidTr="00202757">
        <w:trPr>
          <w:ins w:id="292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6DCE56AA" w14:textId="77777777" w:rsidR="00202757" w:rsidRPr="00202757" w:rsidRDefault="00202757">
            <w:pPr>
              <w:rPr>
                <w:ins w:id="2930" w:author="Rickey, Terry W (TJ) JR CIV USARMY CESAM (USA)" w:date="2026-01-14T11:28:00Z"/>
              </w:rPr>
              <w:pPrChange w:id="2931" w:author="Rickey, Terry W (TJ) JR CIV USARMY CESAM (USA)" w:date="2026-01-14T12:27:00Z" w16du:dateUtc="2026-01-14T18:27:00Z">
                <w:pPr>
                  <w:pStyle w:val="Heading2"/>
                  <w:spacing w:line="259" w:lineRule="auto"/>
                </w:pPr>
              </w:pPrChange>
            </w:pPr>
            <w:ins w:id="2932" w:author="Rickey, Terry W (TJ) JR CIV USARMY CESAM (USA)" w:date="2026-01-14T11:28:00Z">
              <w:r w:rsidRPr="00202757">
                <w:t>Longnose Gar</w:t>
              </w:r>
            </w:ins>
          </w:p>
        </w:tc>
        <w:tc>
          <w:tcPr>
            <w:tcW w:w="0" w:type="auto"/>
            <w:hideMark/>
          </w:tcPr>
          <w:p w14:paraId="1FDFAFD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33" w:author="Rickey, Terry W (TJ) JR CIV USARMY CESAM (USA)" w:date="2026-01-14T11:28:00Z"/>
              </w:rPr>
              <w:pPrChange w:id="293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35" w:author="Rickey, Terry W (TJ) JR CIV USARMY CESAM (USA)" w:date="2026-01-14T11:28:00Z">
              <w:r w:rsidRPr="00202757">
                <w:rPr>
                  <w:rFonts w:ascii="Segoe UI Symbol" w:hAnsi="Segoe UI Symbol" w:cs="Segoe UI Symbol"/>
                </w:rPr>
                <w:t>✓</w:t>
              </w:r>
            </w:ins>
          </w:p>
        </w:tc>
        <w:tc>
          <w:tcPr>
            <w:tcW w:w="0" w:type="auto"/>
            <w:hideMark/>
          </w:tcPr>
          <w:p w14:paraId="636AB81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36" w:author="Rickey, Terry W (TJ) JR CIV USARMY CESAM (USA)" w:date="2026-01-14T11:28:00Z"/>
              </w:rPr>
              <w:pPrChange w:id="293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38" w:author="Rickey, Terry W (TJ) JR CIV USARMY CESAM (USA)" w:date="2026-01-14T11:28:00Z">
              <w:r w:rsidRPr="00202757">
                <w:rPr>
                  <w:rFonts w:ascii="Segoe UI Symbol" w:hAnsi="Segoe UI Symbol" w:cs="Segoe UI Symbol"/>
                </w:rPr>
                <w:t>✓</w:t>
              </w:r>
            </w:ins>
          </w:p>
        </w:tc>
        <w:tc>
          <w:tcPr>
            <w:tcW w:w="2143" w:type="dxa"/>
            <w:hideMark/>
          </w:tcPr>
          <w:p w14:paraId="1024CEB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39" w:author="Rickey, Terry W (TJ) JR CIV USARMY CESAM (USA)" w:date="2026-01-14T11:28:00Z"/>
              </w:rPr>
              <w:pPrChange w:id="294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7F59C0E4" w14:textId="77777777" w:rsidTr="00202757">
        <w:trPr>
          <w:cnfStyle w:val="000000100000" w:firstRow="0" w:lastRow="0" w:firstColumn="0" w:lastColumn="0" w:oddVBand="0" w:evenVBand="0" w:oddHBand="1" w:evenHBand="0" w:firstRowFirstColumn="0" w:firstRowLastColumn="0" w:lastRowFirstColumn="0" w:lastRowLastColumn="0"/>
          <w:ins w:id="294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6A2EECE2" w14:textId="77777777" w:rsidR="00202757" w:rsidRPr="00202757" w:rsidRDefault="00202757">
            <w:pPr>
              <w:rPr>
                <w:ins w:id="2942" w:author="Rickey, Terry W (TJ) JR CIV USARMY CESAM (USA)" w:date="2026-01-14T11:28:00Z"/>
              </w:rPr>
              <w:pPrChange w:id="2943" w:author="Rickey, Terry W (TJ) JR CIV USARMY CESAM (USA)" w:date="2026-01-14T12:27:00Z" w16du:dateUtc="2026-01-14T18:27:00Z">
                <w:pPr>
                  <w:pStyle w:val="Heading2"/>
                  <w:spacing w:line="259" w:lineRule="auto"/>
                </w:pPr>
              </w:pPrChange>
            </w:pPr>
            <w:ins w:id="2944" w:author="Rickey, Terry W (TJ) JR CIV USARMY CESAM (USA)" w:date="2026-01-14T11:28:00Z">
              <w:r w:rsidRPr="00202757">
                <w:t>Mobile Chub</w:t>
              </w:r>
            </w:ins>
          </w:p>
        </w:tc>
        <w:tc>
          <w:tcPr>
            <w:tcW w:w="0" w:type="auto"/>
            <w:hideMark/>
          </w:tcPr>
          <w:p w14:paraId="2542893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45" w:author="Rickey, Terry W (TJ) JR CIV USARMY CESAM (USA)" w:date="2026-01-14T11:28:00Z"/>
              </w:rPr>
              <w:pPrChange w:id="294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47" w:author="Rickey, Terry W (TJ) JR CIV USARMY CESAM (USA)" w:date="2026-01-14T11:28:00Z">
              <w:r w:rsidRPr="00202757">
                <w:rPr>
                  <w:rFonts w:ascii="Segoe UI Symbol" w:hAnsi="Segoe UI Symbol" w:cs="Segoe UI Symbol"/>
                </w:rPr>
                <w:t>✓</w:t>
              </w:r>
            </w:ins>
          </w:p>
        </w:tc>
        <w:tc>
          <w:tcPr>
            <w:tcW w:w="0" w:type="auto"/>
            <w:hideMark/>
          </w:tcPr>
          <w:p w14:paraId="0497117F"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48" w:author="Rickey, Terry W (TJ) JR CIV USARMY CESAM (USA)" w:date="2026-01-14T11:28:00Z"/>
              </w:rPr>
              <w:pPrChange w:id="294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3286FB0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50" w:author="Rickey, Terry W (TJ) JR CIV USARMY CESAM (USA)" w:date="2026-01-14T11:28:00Z"/>
              </w:rPr>
              <w:pPrChange w:id="295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4DD717F4" w14:textId="77777777" w:rsidTr="00202757">
        <w:trPr>
          <w:ins w:id="2952"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149DA3F" w14:textId="77777777" w:rsidR="00202757" w:rsidRPr="00202757" w:rsidRDefault="00202757">
            <w:pPr>
              <w:rPr>
                <w:ins w:id="2953" w:author="Rickey, Terry W (TJ) JR CIV USARMY CESAM (USA)" w:date="2026-01-14T11:28:00Z"/>
              </w:rPr>
              <w:pPrChange w:id="2954" w:author="Rickey, Terry W (TJ) JR CIV USARMY CESAM (USA)" w:date="2026-01-14T12:27:00Z" w16du:dateUtc="2026-01-14T18:27:00Z">
                <w:pPr>
                  <w:pStyle w:val="Heading2"/>
                  <w:spacing w:line="259" w:lineRule="auto"/>
                </w:pPr>
              </w:pPrChange>
            </w:pPr>
            <w:ins w:id="2955" w:author="Rickey, Terry W (TJ) JR CIV USARMY CESAM (USA)" w:date="2026-01-14T11:28:00Z">
              <w:r w:rsidRPr="00202757">
                <w:t>Mosquitofish</w:t>
              </w:r>
            </w:ins>
          </w:p>
        </w:tc>
        <w:tc>
          <w:tcPr>
            <w:tcW w:w="0" w:type="auto"/>
            <w:hideMark/>
          </w:tcPr>
          <w:p w14:paraId="7946809E"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56" w:author="Rickey, Terry W (TJ) JR CIV USARMY CESAM (USA)" w:date="2026-01-14T11:28:00Z"/>
              </w:rPr>
              <w:pPrChange w:id="295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58" w:author="Rickey, Terry W (TJ) JR CIV USARMY CESAM (USA)" w:date="2026-01-14T11:28:00Z">
              <w:r w:rsidRPr="00202757">
                <w:rPr>
                  <w:rFonts w:ascii="Segoe UI Symbol" w:hAnsi="Segoe UI Symbol" w:cs="Segoe UI Symbol"/>
                </w:rPr>
                <w:t>✓</w:t>
              </w:r>
            </w:ins>
          </w:p>
        </w:tc>
        <w:tc>
          <w:tcPr>
            <w:tcW w:w="0" w:type="auto"/>
            <w:hideMark/>
          </w:tcPr>
          <w:p w14:paraId="20C13685"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59" w:author="Rickey, Terry W (TJ) JR CIV USARMY CESAM (USA)" w:date="2026-01-14T11:28:00Z"/>
              </w:rPr>
              <w:pPrChange w:id="296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61" w:author="Rickey, Terry W (TJ) JR CIV USARMY CESAM (USA)" w:date="2026-01-14T11:28:00Z">
              <w:r w:rsidRPr="00202757">
                <w:rPr>
                  <w:rFonts w:ascii="Segoe UI Symbol" w:hAnsi="Segoe UI Symbol" w:cs="Segoe UI Symbol"/>
                </w:rPr>
                <w:t>✓</w:t>
              </w:r>
            </w:ins>
          </w:p>
        </w:tc>
        <w:tc>
          <w:tcPr>
            <w:tcW w:w="2143" w:type="dxa"/>
            <w:hideMark/>
          </w:tcPr>
          <w:p w14:paraId="2F554F6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62" w:author="Rickey, Terry W (TJ) JR CIV USARMY CESAM (USA)" w:date="2026-01-14T11:28:00Z"/>
              </w:rPr>
              <w:pPrChange w:id="296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64" w:author="Rickey, Terry W (TJ) JR CIV USARMY CESAM (USA)" w:date="2026-01-14T11:28:00Z">
              <w:r w:rsidRPr="00202757">
                <w:rPr>
                  <w:rFonts w:ascii="Segoe UI Symbol" w:hAnsi="Segoe UI Symbol" w:cs="Segoe UI Symbol"/>
                </w:rPr>
                <w:t>✓</w:t>
              </w:r>
            </w:ins>
          </w:p>
        </w:tc>
      </w:tr>
      <w:tr w:rsidR="00202757" w:rsidRPr="00202757" w14:paraId="7B9AA365" w14:textId="77777777" w:rsidTr="00202757">
        <w:trPr>
          <w:cnfStyle w:val="000000100000" w:firstRow="0" w:lastRow="0" w:firstColumn="0" w:lastColumn="0" w:oddVBand="0" w:evenVBand="0" w:oddHBand="1" w:evenHBand="0" w:firstRowFirstColumn="0" w:firstRowLastColumn="0" w:lastRowFirstColumn="0" w:lastRowLastColumn="0"/>
          <w:ins w:id="2965"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8878B85" w14:textId="77777777" w:rsidR="00202757" w:rsidRPr="00202757" w:rsidRDefault="00202757">
            <w:pPr>
              <w:rPr>
                <w:ins w:id="2966" w:author="Rickey, Terry W (TJ) JR CIV USARMY CESAM (USA)" w:date="2026-01-14T11:28:00Z"/>
              </w:rPr>
              <w:pPrChange w:id="2967" w:author="Rickey, Terry W (TJ) JR CIV USARMY CESAM (USA)" w:date="2026-01-14T12:27:00Z" w16du:dateUtc="2026-01-14T18:27:00Z">
                <w:pPr>
                  <w:pStyle w:val="Heading2"/>
                  <w:spacing w:line="259" w:lineRule="auto"/>
                </w:pPr>
              </w:pPrChange>
            </w:pPr>
            <w:ins w:id="2968" w:author="Rickey, Terry W (TJ) JR CIV USARMY CESAM (USA)" w:date="2026-01-14T11:28:00Z">
              <w:r w:rsidRPr="00202757">
                <w:t>Paddlefish</w:t>
              </w:r>
            </w:ins>
          </w:p>
        </w:tc>
        <w:tc>
          <w:tcPr>
            <w:tcW w:w="0" w:type="auto"/>
            <w:hideMark/>
          </w:tcPr>
          <w:p w14:paraId="23003CD1"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69" w:author="Rickey, Terry W (TJ) JR CIV USARMY CESAM (USA)" w:date="2026-01-14T11:28:00Z"/>
              </w:rPr>
              <w:pPrChange w:id="297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71" w:author="Rickey, Terry W (TJ) JR CIV USARMY CESAM (USA)" w:date="2026-01-14T11:28:00Z">
              <w:r w:rsidRPr="00202757">
                <w:rPr>
                  <w:rFonts w:ascii="Segoe UI Symbol" w:hAnsi="Segoe UI Symbol" w:cs="Segoe UI Symbol"/>
                </w:rPr>
                <w:t>✓</w:t>
              </w:r>
            </w:ins>
          </w:p>
        </w:tc>
        <w:tc>
          <w:tcPr>
            <w:tcW w:w="0" w:type="auto"/>
            <w:hideMark/>
          </w:tcPr>
          <w:p w14:paraId="5B29ED0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72" w:author="Rickey, Terry W (TJ) JR CIV USARMY CESAM (USA)" w:date="2026-01-14T11:28:00Z"/>
              </w:rPr>
              <w:pPrChange w:id="297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74" w:author="Rickey, Terry W (TJ) JR CIV USARMY CESAM (USA)" w:date="2026-01-14T11:28:00Z">
              <w:r w:rsidRPr="00202757">
                <w:rPr>
                  <w:rFonts w:ascii="Segoe UI Symbol" w:hAnsi="Segoe UI Symbol" w:cs="Segoe UI Symbol"/>
                </w:rPr>
                <w:t>✓</w:t>
              </w:r>
            </w:ins>
          </w:p>
        </w:tc>
        <w:tc>
          <w:tcPr>
            <w:tcW w:w="2143" w:type="dxa"/>
            <w:hideMark/>
          </w:tcPr>
          <w:p w14:paraId="7277DE5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75" w:author="Rickey, Terry W (TJ) JR CIV USARMY CESAM (USA)" w:date="2026-01-14T11:28:00Z"/>
              </w:rPr>
              <w:pPrChange w:id="297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0B807FE7" w14:textId="77777777" w:rsidTr="00202757">
        <w:trPr>
          <w:ins w:id="297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67B6594" w14:textId="77777777" w:rsidR="00202757" w:rsidRPr="00202757" w:rsidRDefault="00202757">
            <w:pPr>
              <w:rPr>
                <w:ins w:id="2978" w:author="Rickey, Terry W (TJ) JR CIV USARMY CESAM (USA)" w:date="2026-01-14T11:28:00Z"/>
              </w:rPr>
              <w:pPrChange w:id="2979" w:author="Rickey, Terry W (TJ) JR CIV USARMY CESAM (USA)" w:date="2026-01-14T12:27:00Z" w16du:dateUtc="2026-01-14T18:27:00Z">
                <w:pPr>
                  <w:pStyle w:val="Heading2"/>
                  <w:spacing w:line="259" w:lineRule="auto"/>
                </w:pPr>
              </w:pPrChange>
            </w:pPr>
            <w:ins w:id="2980" w:author="Rickey, Terry W (TJ) JR CIV USARMY CESAM (USA)" w:date="2026-01-14T11:28:00Z">
              <w:r w:rsidRPr="00202757">
                <w:t>Pugnose Minnow</w:t>
              </w:r>
            </w:ins>
          </w:p>
        </w:tc>
        <w:tc>
          <w:tcPr>
            <w:tcW w:w="0" w:type="auto"/>
            <w:hideMark/>
          </w:tcPr>
          <w:p w14:paraId="76F4E3C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81" w:author="Rickey, Terry W (TJ) JR CIV USARMY CESAM (USA)" w:date="2026-01-14T11:28:00Z"/>
              </w:rPr>
              <w:pPrChange w:id="298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
          <w:p w14:paraId="2BD2999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83" w:author="Rickey, Terry W (TJ) JR CIV USARMY CESAM (USA)" w:date="2026-01-14T11:28:00Z"/>
              </w:rPr>
              <w:pPrChange w:id="298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2985" w:author="Rickey, Terry W (TJ) JR CIV USARMY CESAM (USA)" w:date="2026-01-14T11:28:00Z">
              <w:r w:rsidRPr="00202757">
                <w:rPr>
                  <w:rFonts w:ascii="Segoe UI Symbol" w:hAnsi="Segoe UI Symbol" w:cs="Segoe UI Symbol"/>
                </w:rPr>
                <w:t>✓</w:t>
              </w:r>
            </w:ins>
          </w:p>
        </w:tc>
        <w:tc>
          <w:tcPr>
            <w:tcW w:w="2143" w:type="dxa"/>
            <w:hideMark/>
          </w:tcPr>
          <w:p w14:paraId="495A0E8A"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2986" w:author="Rickey, Terry W (TJ) JR CIV USARMY CESAM (USA)" w:date="2026-01-14T11:28:00Z"/>
              </w:rPr>
              <w:pPrChange w:id="298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43C4FE67" w14:textId="77777777" w:rsidTr="00202757">
        <w:trPr>
          <w:cnfStyle w:val="000000100000" w:firstRow="0" w:lastRow="0" w:firstColumn="0" w:lastColumn="0" w:oddVBand="0" w:evenVBand="0" w:oddHBand="1" w:evenHBand="0" w:firstRowFirstColumn="0" w:firstRowLastColumn="0" w:lastRowFirstColumn="0" w:lastRowLastColumn="0"/>
          <w:ins w:id="2988"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8BCB0DF" w14:textId="77777777" w:rsidR="00202757" w:rsidRPr="00202757" w:rsidRDefault="00202757">
            <w:pPr>
              <w:rPr>
                <w:ins w:id="2989" w:author="Rickey, Terry W (TJ) JR CIV USARMY CESAM (USA)" w:date="2026-01-14T11:28:00Z"/>
              </w:rPr>
              <w:pPrChange w:id="2990" w:author="Rickey, Terry W (TJ) JR CIV USARMY CESAM (USA)" w:date="2026-01-14T12:27:00Z" w16du:dateUtc="2026-01-14T18:27:00Z">
                <w:pPr>
                  <w:pStyle w:val="Heading2"/>
                  <w:spacing w:line="259" w:lineRule="auto"/>
                </w:pPr>
              </w:pPrChange>
            </w:pPr>
            <w:ins w:id="2991" w:author="Rickey, Terry W (TJ) JR CIV USARMY CESAM (USA)" w:date="2026-01-14T11:28:00Z">
              <w:r w:rsidRPr="00202757">
                <w:t>Quillback</w:t>
              </w:r>
            </w:ins>
          </w:p>
        </w:tc>
        <w:tc>
          <w:tcPr>
            <w:tcW w:w="0" w:type="auto"/>
            <w:hideMark/>
          </w:tcPr>
          <w:p w14:paraId="79DA622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92" w:author="Rickey, Terry W (TJ) JR CIV USARMY CESAM (USA)" w:date="2026-01-14T11:28:00Z"/>
              </w:rPr>
              <w:pPrChange w:id="299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94" w:author="Rickey, Terry W (TJ) JR CIV USARMY CESAM (USA)" w:date="2026-01-14T11:28:00Z">
              <w:r w:rsidRPr="00202757">
                <w:rPr>
                  <w:rFonts w:ascii="Segoe UI Symbol" w:hAnsi="Segoe UI Symbol" w:cs="Segoe UI Symbol"/>
                </w:rPr>
                <w:t>✓</w:t>
              </w:r>
            </w:ins>
          </w:p>
        </w:tc>
        <w:tc>
          <w:tcPr>
            <w:tcW w:w="0" w:type="auto"/>
            <w:hideMark/>
          </w:tcPr>
          <w:p w14:paraId="49F572A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95" w:author="Rickey, Terry W (TJ) JR CIV USARMY CESAM (USA)" w:date="2026-01-14T11:28:00Z"/>
              </w:rPr>
              <w:pPrChange w:id="299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2997" w:author="Rickey, Terry W (TJ) JR CIV USARMY CESAM (USA)" w:date="2026-01-14T11:28:00Z">
              <w:r w:rsidRPr="00202757">
                <w:rPr>
                  <w:rFonts w:ascii="Segoe UI Symbol" w:hAnsi="Segoe UI Symbol" w:cs="Segoe UI Symbol"/>
                </w:rPr>
                <w:t>✓</w:t>
              </w:r>
            </w:ins>
          </w:p>
        </w:tc>
        <w:tc>
          <w:tcPr>
            <w:tcW w:w="2143" w:type="dxa"/>
            <w:hideMark/>
          </w:tcPr>
          <w:p w14:paraId="683B3DF6"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2998" w:author="Rickey, Terry W (TJ) JR CIV USARMY CESAM (USA)" w:date="2026-01-14T11:28:00Z"/>
              </w:rPr>
              <w:pPrChange w:id="299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00" w:author="Rickey, Terry W (TJ) JR CIV USARMY CESAM (USA)" w:date="2026-01-14T11:28:00Z">
              <w:r w:rsidRPr="00202757">
                <w:rPr>
                  <w:rFonts w:ascii="Segoe UI Symbol" w:hAnsi="Segoe UI Symbol" w:cs="Segoe UI Symbol"/>
                </w:rPr>
                <w:t>✓</w:t>
              </w:r>
            </w:ins>
          </w:p>
        </w:tc>
      </w:tr>
      <w:tr w:rsidR="00D76B41" w:rsidRPr="00202757" w14:paraId="18018F89" w14:textId="77777777" w:rsidTr="00202757">
        <w:trPr>
          <w:ins w:id="300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7608ECE" w14:textId="77777777" w:rsidR="00202757" w:rsidRPr="00202757" w:rsidRDefault="00202757">
            <w:pPr>
              <w:rPr>
                <w:ins w:id="3002" w:author="Rickey, Terry W (TJ) JR CIV USARMY CESAM (USA)" w:date="2026-01-14T11:28:00Z"/>
              </w:rPr>
              <w:pPrChange w:id="3003" w:author="Rickey, Terry W (TJ) JR CIV USARMY CESAM (USA)" w:date="2026-01-14T12:27:00Z" w16du:dateUtc="2026-01-14T18:27:00Z">
                <w:pPr>
                  <w:pStyle w:val="Heading2"/>
                  <w:spacing w:line="259" w:lineRule="auto"/>
                </w:pPr>
              </w:pPrChange>
            </w:pPr>
            <w:ins w:id="3004" w:author="Rickey, Terry W (TJ) JR CIV USARMY CESAM (USA)" w:date="2026-01-14T11:28:00Z">
              <w:r w:rsidRPr="00202757">
                <w:t>Redear Sunfish</w:t>
              </w:r>
            </w:ins>
          </w:p>
        </w:tc>
        <w:tc>
          <w:tcPr>
            <w:tcW w:w="0" w:type="auto"/>
            <w:hideMark/>
          </w:tcPr>
          <w:p w14:paraId="4E53696C"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05" w:author="Rickey, Terry W (TJ) JR CIV USARMY CESAM (USA)" w:date="2026-01-14T11:28:00Z"/>
              </w:rPr>
              <w:pPrChange w:id="300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07" w:author="Rickey, Terry W (TJ) JR CIV USARMY CESAM (USA)" w:date="2026-01-14T11:28:00Z">
              <w:r w:rsidRPr="00202757">
                <w:rPr>
                  <w:rFonts w:ascii="Segoe UI Symbol" w:hAnsi="Segoe UI Symbol" w:cs="Segoe UI Symbol"/>
                </w:rPr>
                <w:t>✓</w:t>
              </w:r>
            </w:ins>
          </w:p>
        </w:tc>
        <w:tc>
          <w:tcPr>
            <w:tcW w:w="0" w:type="auto"/>
            <w:hideMark/>
          </w:tcPr>
          <w:p w14:paraId="7100465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08" w:author="Rickey, Terry W (TJ) JR CIV USARMY CESAM (USA)" w:date="2026-01-14T11:28:00Z"/>
              </w:rPr>
              <w:pPrChange w:id="300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10" w:author="Rickey, Terry W (TJ) JR CIV USARMY CESAM (USA)" w:date="2026-01-14T11:28:00Z">
              <w:r w:rsidRPr="00202757">
                <w:rPr>
                  <w:rFonts w:ascii="Segoe UI Symbol" w:hAnsi="Segoe UI Symbol" w:cs="Segoe UI Symbol"/>
                </w:rPr>
                <w:t>✓</w:t>
              </w:r>
            </w:ins>
          </w:p>
        </w:tc>
        <w:tc>
          <w:tcPr>
            <w:tcW w:w="2143" w:type="dxa"/>
            <w:hideMark/>
          </w:tcPr>
          <w:p w14:paraId="3297B6AC"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11" w:author="Rickey, Terry W (TJ) JR CIV USARMY CESAM (USA)" w:date="2026-01-14T11:28:00Z"/>
              </w:rPr>
              <w:pPrChange w:id="301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3A647C23" w14:textId="77777777" w:rsidTr="00202757">
        <w:trPr>
          <w:cnfStyle w:val="000000100000" w:firstRow="0" w:lastRow="0" w:firstColumn="0" w:lastColumn="0" w:oddVBand="0" w:evenVBand="0" w:oddHBand="1" w:evenHBand="0" w:firstRowFirstColumn="0" w:firstRowLastColumn="0" w:lastRowFirstColumn="0" w:lastRowLastColumn="0"/>
          <w:ins w:id="3013"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9713B69" w14:textId="77777777" w:rsidR="00202757" w:rsidRPr="00202757" w:rsidRDefault="00202757">
            <w:pPr>
              <w:rPr>
                <w:ins w:id="3014" w:author="Rickey, Terry W (TJ) JR CIV USARMY CESAM (USA)" w:date="2026-01-14T11:28:00Z"/>
              </w:rPr>
              <w:pPrChange w:id="3015" w:author="Rickey, Terry W (TJ) JR CIV USARMY CESAM (USA)" w:date="2026-01-14T12:27:00Z" w16du:dateUtc="2026-01-14T18:27:00Z">
                <w:pPr>
                  <w:pStyle w:val="Heading2"/>
                  <w:spacing w:line="259" w:lineRule="auto"/>
                </w:pPr>
              </w:pPrChange>
            </w:pPr>
            <w:ins w:id="3016" w:author="Rickey, Terry W (TJ) JR CIV USARMY CESAM (USA)" w:date="2026-01-14T11:28:00Z">
              <w:r w:rsidRPr="00202757">
                <w:t>River Carpsucker</w:t>
              </w:r>
            </w:ins>
          </w:p>
        </w:tc>
        <w:tc>
          <w:tcPr>
            <w:tcW w:w="0" w:type="auto"/>
            <w:hideMark/>
          </w:tcPr>
          <w:p w14:paraId="4800F88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17" w:author="Rickey, Terry W (TJ) JR CIV USARMY CESAM (USA)" w:date="2026-01-14T11:28:00Z"/>
              </w:rPr>
              <w:pPrChange w:id="301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19" w:author="Rickey, Terry W (TJ) JR CIV USARMY CESAM (USA)" w:date="2026-01-14T11:28:00Z">
              <w:r w:rsidRPr="00202757">
                <w:rPr>
                  <w:rFonts w:ascii="Segoe UI Symbol" w:hAnsi="Segoe UI Symbol" w:cs="Segoe UI Symbol"/>
                </w:rPr>
                <w:t>✓</w:t>
              </w:r>
            </w:ins>
          </w:p>
        </w:tc>
        <w:tc>
          <w:tcPr>
            <w:tcW w:w="0" w:type="auto"/>
            <w:hideMark/>
          </w:tcPr>
          <w:p w14:paraId="684BEA26"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20" w:author="Rickey, Terry W (TJ) JR CIV USARMY CESAM (USA)" w:date="2026-01-14T11:28:00Z"/>
              </w:rPr>
              <w:pPrChange w:id="302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4362A51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22" w:author="Rickey, Terry W (TJ) JR CIV USARMY CESAM (USA)" w:date="2026-01-14T11:28:00Z"/>
              </w:rPr>
              <w:pPrChange w:id="302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29B941C2" w14:textId="77777777" w:rsidTr="00202757">
        <w:trPr>
          <w:ins w:id="302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BFB0C34" w14:textId="77777777" w:rsidR="00202757" w:rsidRPr="00202757" w:rsidRDefault="00202757">
            <w:pPr>
              <w:rPr>
                <w:ins w:id="3025" w:author="Rickey, Terry W (TJ) JR CIV USARMY CESAM (USA)" w:date="2026-01-14T11:28:00Z"/>
              </w:rPr>
              <w:pPrChange w:id="3026" w:author="Rickey, Terry W (TJ) JR CIV USARMY CESAM (USA)" w:date="2026-01-14T12:27:00Z" w16du:dateUtc="2026-01-14T18:27:00Z">
                <w:pPr>
                  <w:pStyle w:val="Heading2"/>
                  <w:spacing w:line="259" w:lineRule="auto"/>
                </w:pPr>
              </w:pPrChange>
            </w:pPr>
            <w:ins w:id="3027" w:author="Rickey, Terry W (TJ) JR CIV USARMY CESAM (USA)" w:date="2026-01-14T11:28:00Z">
              <w:r w:rsidRPr="00202757">
                <w:t>River Darter</w:t>
              </w:r>
            </w:ins>
          </w:p>
        </w:tc>
        <w:tc>
          <w:tcPr>
            <w:tcW w:w="0" w:type="auto"/>
            <w:hideMark/>
          </w:tcPr>
          <w:p w14:paraId="290FF74A"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28" w:author="Rickey, Terry W (TJ) JR CIV USARMY CESAM (USA)" w:date="2026-01-14T11:28:00Z"/>
              </w:rPr>
              <w:pPrChange w:id="302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30" w:author="Rickey, Terry W (TJ) JR CIV USARMY CESAM (USA)" w:date="2026-01-14T11:28:00Z">
              <w:r w:rsidRPr="00202757">
                <w:rPr>
                  <w:rFonts w:ascii="Segoe UI Symbol" w:hAnsi="Segoe UI Symbol" w:cs="Segoe UI Symbol"/>
                </w:rPr>
                <w:t>✓</w:t>
              </w:r>
            </w:ins>
          </w:p>
        </w:tc>
        <w:tc>
          <w:tcPr>
            <w:tcW w:w="0" w:type="auto"/>
            <w:hideMark/>
          </w:tcPr>
          <w:p w14:paraId="648EA7E6"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31" w:author="Rickey, Terry W (TJ) JR CIV USARMY CESAM (USA)" w:date="2026-01-14T11:28:00Z"/>
              </w:rPr>
              <w:pPrChange w:id="303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33" w:author="Rickey, Terry W (TJ) JR CIV USARMY CESAM (USA)" w:date="2026-01-14T11:28:00Z">
              <w:r w:rsidRPr="00202757">
                <w:rPr>
                  <w:rFonts w:ascii="Segoe UI Symbol" w:hAnsi="Segoe UI Symbol" w:cs="Segoe UI Symbol"/>
                </w:rPr>
                <w:t>✓</w:t>
              </w:r>
            </w:ins>
          </w:p>
        </w:tc>
        <w:tc>
          <w:tcPr>
            <w:tcW w:w="2143" w:type="dxa"/>
            <w:hideMark/>
          </w:tcPr>
          <w:p w14:paraId="4FCC107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34" w:author="Rickey, Terry W (TJ) JR CIV USARMY CESAM (USA)" w:date="2026-01-14T11:28:00Z"/>
              </w:rPr>
              <w:pPrChange w:id="303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36" w:author="Rickey, Terry W (TJ) JR CIV USARMY CESAM (USA)" w:date="2026-01-14T11:28:00Z">
              <w:r w:rsidRPr="00202757">
                <w:rPr>
                  <w:rFonts w:ascii="Segoe UI Symbol" w:hAnsi="Segoe UI Symbol" w:cs="Segoe UI Symbol"/>
                </w:rPr>
                <w:t>✓</w:t>
              </w:r>
            </w:ins>
          </w:p>
        </w:tc>
      </w:tr>
      <w:tr w:rsidR="00202757" w:rsidRPr="00202757" w14:paraId="2A05C773" w14:textId="77777777" w:rsidTr="00202757">
        <w:trPr>
          <w:cnfStyle w:val="000000100000" w:firstRow="0" w:lastRow="0" w:firstColumn="0" w:lastColumn="0" w:oddVBand="0" w:evenVBand="0" w:oddHBand="1" w:evenHBand="0" w:firstRowFirstColumn="0" w:firstRowLastColumn="0" w:lastRowFirstColumn="0" w:lastRowLastColumn="0"/>
          <w:ins w:id="303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06623DF" w14:textId="77777777" w:rsidR="00202757" w:rsidRPr="00202757" w:rsidRDefault="00202757">
            <w:pPr>
              <w:rPr>
                <w:ins w:id="3038" w:author="Rickey, Terry W (TJ) JR CIV USARMY CESAM (USA)" w:date="2026-01-14T11:28:00Z"/>
              </w:rPr>
              <w:pPrChange w:id="3039" w:author="Rickey, Terry W (TJ) JR CIV USARMY CESAM (USA)" w:date="2026-01-14T12:27:00Z" w16du:dateUtc="2026-01-14T18:27:00Z">
                <w:pPr>
                  <w:pStyle w:val="Heading2"/>
                  <w:spacing w:line="259" w:lineRule="auto"/>
                </w:pPr>
              </w:pPrChange>
            </w:pPr>
            <w:ins w:id="3040" w:author="Rickey, Terry W (TJ) JR CIV USARMY CESAM (USA)" w:date="2026-01-14T11:28:00Z">
              <w:r w:rsidRPr="00202757">
                <w:t>River Redhorse</w:t>
              </w:r>
            </w:ins>
          </w:p>
        </w:tc>
        <w:tc>
          <w:tcPr>
            <w:tcW w:w="0" w:type="auto"/>
            <w:hideMark/>
          </w:tcPr>
          <w:p w14:paraId="797B07E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41" w:author="Rickey, Terry W (TJ) JR CIV USARMY CESAM (USA)" w:date="2026-01-14T11:28:00Z"/>
              </w:rPr>
              <w:pPrChange w:id="304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43" w:author="Rickey, Terry W (TJ) JR CIV USARMY CESAM (USA)" w:date="2026-01-14T11:28:00Z">
              <w:r w:rsidRPr="00202757">
                <w:rPr>
                  <w:rFonts w:ascii="Segoe UI Symbol" w:hAnsi="Segoe UI Symbol" w:cs="Segoe UI Symbol"/>
                </w:rPr>
                <w:t>✓</w:t>
              </w:r>
            </w:ins>
          </w:p>
        </w:tc>
        <w:tc>
          <w:tcPr>
            <w:tcW w:w="0" w:type="auto"/>
            <w:hideMark/>
          </w:tcPr>
          <w:p w14:paraId="7FEB770B"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44" w:author="Rickey, Terry W (TJ) JR CIV USARMY CESAM (USA)" w:date="2026-01-14T11:28:00Z"/>
              </w:rPr>
              <w:pPrChange w:id="304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0742D583"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46" w:author="Rickey, Terry W (TJ) JR CIV USARMY CESAM (USA)" w:date="2026-01-14T11:28:00Z"/>
              </w:rPr>
              <w:pPrChange w:id="304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4375A29F" w14:textId="77777777" w:rsidTr="00202757">
        <w:trPr>
          <w:ins w:id="3048"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3AC15DD8" w14:textId="77777777" w:rsidR="00202757" w:rsidRPr="00202757" w:rsidRDefault="00202757">
            <w:pPr>
              <w:rPr>
                <w:ins w:id="3049" w:author="Rickey, Terry W (TJ) JR CIV USARMY CESAM (USA)" w:date="2026-01-14T11:28:00Z"/>
              </w:rPr>
              <w:pPrChange w:id="3050" w:author="Rickey, Terry W (TJ) JR CIV USARMY CESAM (USA)" w:date="2026-01-14T12:27:00Z" w16du:dateUtc="2026-01-14T18:27:00Z">
                <w:pPr>
                  <w:pStyle w:val="Heading2"/>
                  <w:spacing w:line="259" w:lineRule="auto"/>
                </w:pPr>
              </w:pPrChange>
            </w:pPr>
            <w:ins w:id="3051" w:author="Rickey, Terry W (TJ) JR CIV USARMY CESAM (USA)" w:date="2026-01-14T11:28:00Z">
              <w:r w:rsidRPr="00202757">
                <w:lastRenderedPageBreak/>
                <w:t>Shorthead Redhorse</w:t>
              </w:r>
            </w:ins>
          </w:p>
        </w:tc>
        <w:tc>
          <w:tcPr>
            <w:tcW w:w="0" w:type="auto"/>
            <w:hideMark/>
          </w:tcPr>
          <w:p w14:paraId="273A03D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52" w:author="Rickey, Terry W (TJ) JR CIV USARMY CESAM (USA)" w:date="2026-01-14T11:28:00Z"/>
              </w:rPr>
              <w:pPrChange w:id="305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54" w:author="Rickey, Terry W (TJ) JR CIV USARMY CESAM (USA)" w:date="2026-01-14T11:28:00Z">
              <w:r w:rsidRPr="00202757">
                <w:rPr>
                  <w:rFonts w:ascii="Segoe UI Symbol" w:hAnsi="Segoe UI Symbol" w:cs="Segoe UI Symbol"/>
                </w:rPr>
                <w:t>✓</w:t>
              </w:r>
            </w:ins>
          </w:p>
        </w:tc>
        <w:tc>
          <w:tcPr>
            <w:tcW w:w="0" w:type="auto"/>
            <w:hideMark/>
          </w:tcPr>
          <w:p w14:paraId="77B2C0F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55" w:author="Rickey, Terry W (TJ) JR CIV USARMY CESAM (USA)" w:date="2026-01-14T11:28:00Z"/>
              </w:rPr>
              <w:pPrChange w:id="305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1FA1F730"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57" w:author="Rickey, Terry W (TJ) JR CIV USARMY CESAM (USA)" w:date="2026-01-14T11:28:00Z"/>
              </w:rPr>
              <w:pPrChange w:id="305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14D40725" w14:textId="77777777" w:rsidTr="00202757">
        <w:trPr>
          <w:cnfStyle w:val="000000100000" w:firstRow="0" w:lastRow="0" w:firstColumn="0" w:lastColumn="0" w:oddVBand="0" w:evenVBand="0" w:oddHBand="1" w:evenHBand="0" w:firstRowFirstColumn="0" w:firstRowLastColumn="0" w:lastRowFirstColumn="0" w:lastRowLastColumn="0"/>
          <w:ins w:id="305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7F5A39D" w14:textId="77777777" w:rsidR="00202757" w:rsidRPr="00202757" w:rsidRDefault="00202757">
            <w:pPr>
              <w:rPr>
                <w:ins w:id="3060" w:author="Rickey, Terry W (TJ) JR CIV USARMY CESAM (USA)" w:date="2026-01-14T11:28:00Z"/>
              </w:rPr>
              <w:pPrChange w:id="3061" w:author="Rickey, Terry W (TJ) JR CIV USARMY CESAM (USA)" w:date="2026-01-14T12:27:00Z" w16du:dateUtc="2026-01-14T18:27:00Z">
                <w:pPr>
                  <w:pStyle w:val="Heading2"/>
                  <w:spacing w:line="259" w:lineRule="auto"/>
                </w:pPr>
              </w:pPrChange>
            </w:pPr>
            <w:ins w:id="3062" w:author="Rickey, Terry W (TJ) JR CIV USARMY CESAM (USA)" w:date="2026-01-14T11:28:00Z">
              <w:r w:rsidRPr="00202757">
                <w:t>Silver Chub</w:t>
              </w:r>
            </w:ins>
          </w:p>
        </w:tc>
        <w:tc>
          <w:tcPr>
            <w:tcW w:w="0" w:type="auto"/>
            <w:hideMark/>
          </w:tcPr>
          <w:p w14:paraId="45927BDA"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63" w:author="Rickey, Terry W (TJ) JR CIV USARMY CESAM (USA)" w:date="2026-01-14T11:28:00Z"/>
              </w:rPr>
              <w:pPrChange w:id="306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65" w:author="Rickey, Terry W (TJ) JR CIV USARMY CESAM (USA)" w:date="2026-01-14T11:28:00Z">
              <w:r w:rsidRPr="00202757">
                <w:rPr>
                  <w:rFonts w:ascii="Segoe UI Symbol" w:hAnsi="Segoe UI Symbol" w:cs="Segoe UI Symbol"/>
                </w:rPr>
                <w:t>✓</w:t>
              </w:r>
            </w:ins>
          </w:p>
        </w:tc>
        <w:tc>
          <w:tcPr>
            <w:tcW w:w="0" w:type="auto"/>
            <w:hideMark/>
          </w:tcPr>
          <w:p w14:paraId="1FA62E6B"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66" w:author="Rickey, Terry W (TJ) JR CIV USARMY CESAM (USA)" w:date="2026-01-14T11:28:00Z"/>
              </w:rPr>
              <w:pPrChange w:id="306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68" w:author="Rickey, Terry W (TJ) JR CIV USARMY CESAM (USA)" w:date="2026-01-14T11:28:00Z">
              <w:r w:rsidRPr="00202757">
                <w:rPr>
                  <w:rFonts w:ascii="Segoe UI Symbol" w:hAnsi="Segoe UI Symbol" w:cs="Segoe UI Symbol"/>
                </w:rPr>
                <w:t>✓</w:t>
              </w:r>
            </w:ins>
          </w:p>
        </w:tc>
        <w:tc>
          <w:tcPr>
            <w:tcW w:w="2143" w:type="dxa"/>
            <w:hideMark/>
          </w:tcPr>
          <w:p w14:paraId="454F78A4"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69" w:author="Rickey, Terry W (TJ) JR CIV USARMY CESAM (USA)" w:date="2026-01-14T11:28:00Z"/>
              </w:rPr>
              <w:pPrChange w:id="307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71" w:author="Rickey, Terry W (TJ) JR CIV USARMY CESAM (USA)" w:date="2026-01-14T11:28:00Z">
              <w:r w:rsidRPr="00202757">
                <w:rPr>
                  <w:rFonts w:ascii="Segoe UI Symbol" w:hAnsi="Segoe UI Symbol" w:cs="Segoe UI Symbol"/>
                </w:rPr>
                <w:t>✓</w:t>
              </w:r>
            </w:ins>
          </w:p>
        </w:tc>
      </w:tr>
      <w:tr w:rsidR="00D76B41" w:rsidRPr="00202757" w14:paraId="62459ADF" w14:textId="77777777" w:rsidTr="00202757">
        <w:trPr>
          <w:ins w:id="3072"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2522C892" w14:textId="77777777" w:rsidR="00202757" w:rsidRPr="00202757" w:rsidRDefault="00202757">
            <w:pPr>
              <w:rPr>
                <w:ins w:id="3073" w:author="Rickey, Terry W (TJ) JR CIV USARMY CESAM (USA)" w:date="2026-01-14T11:28:00Z"/>
              </w:rPr>
              <w:pPrChange w:id="3074" w:author="Rickey, Terry W (TJ) JR CIV USARMY CESAM (USA)" w:date="2026-01-14T12:27:00Z" w16du:dateUtc="2026-01-14T18:27:00Z">
                <w:pPr>
                  <w:pStyle w:val="Heading2"/>
                  <w:spacing w:line="259" w:lineRule="auto"/>
                </w:pPr>
              </w:pPrChange>
            </w:pPr>
            <w:ins w:id="3075" w:author="Rickey, Terry W (TJ) JR CIV USARMY CESAM (USA)" w:date="2026-01-14T11:28:00Z">
              <w:r w:rsidRPr="00202757">
                <w:t>Silver Redhorse</w:t>
              </w:r>
            </w:ins>
          </w:p>
        </w:tc>
        <w:tc>
          <w:tcPr>
            <w:tcW w:w="0" w:type="auto"/>
            <w:hideMark/>
          </w:tcPr>
          <w:p w14:paraId="4275505F"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76" w:author="Rickey, Terry W (TJ) JR CIV USARMY CESAM (USA)" w:date="2026-01-14T11:28:00Z"/>
              </w:rPr>
              <w:pPrChange w:id="307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078" w:author="Rickey, Terry W (TJ) JR CIV USARMY CESAM (USA)" w:date="2026-01-14T11:28:00Z">
              <w:r w:rsidRPr="00202757">
                <w:rPr>
                  <w:rFonts w:ascii="Segoe UI Symbol" w:hAnsi="Segoe UI Symbol" w:cs="Segoe UI Symbol"/>
                </w:rPr>
                <w:t>✓</w:t>
              </w:r>
            </w:ins>
          </w:p>
        </w:tc>
        <w:tc>
          <w:tcPr>
            <w:tcW w:w="0" w:type="auto"/>
            <w:hideMark/>
          </w:tcPr>
          <w:p w14:paraId="2999235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79" w:author="Rickey, Terry W (TJ) JR CIV USARMY CESAM (USA)" w:date="2026-01-14T11:28:00Z"/>
              </w:rPr>
              <w:pPrChange w:id="308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72EE218A"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081" w:author="Rickey, Terry W (TJ) JR CIV USARMY CESAM (USA)" w:date="2026-01-14T11:28:00Z"/>
              </w:rPr>
              <w:pPrChange w:id="308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6983EB3B" w14:textId="77777777" w:rsidTr="00202757">
        <w:trPr>
          <w:cnfStyle w:val="000000100000" w:firstRow="0" w:lastRow="0" w:firstColumn="0" w:lastColumn="0" w:oddVBand="0" w:evenVBand="0" w:oddHBand="1" w:evenHBand="0" w:firstRowFirstColumn="0" w:firstRowLastColumn="0" w:lastRowFirstColumn="0" w:lastRowLastColumn="0"/>
          <w:ins w:id="3083"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C62C353" w14:textId="77777777" w:rsidR="00202757" w:rsidRPr="00202757" w:rsidRDefault="00202757">
            <w:pPr>
              <w:rPr>
                <w:ins w:id="3084" w:author="Rickey, Terry W (TJ) JR CIV USARMY CESAM (USA)" w:date="2026-01-14T11:28:00Z"/>
              </w:rPr>
              <w:pPrChange w:id="3085" w:author="Rickey, Terry W (TJ) JR CIV USARMY CESAM (USA)" w:date="2026-01-14T12:27:00Z" w16du:dateUtc="2026-01-14T18:27:00Z">
                <w:pPr>
                  <w:pStyle w:val="Heading2"/>
                  <w:spacing w:line="259" w:lineRule="auto"/>
                </w:pPr>
              </w:pPrChange>
            </w:pPr>
            <w:ins w:id="3086" w:author="Rickey, Terry W (TJ) JR CIV USARMY CESAM (USA)" w:date="2026-01-14T11:28:00Z">
              <w:r w:rsidRPr="00202757">
                <w:t>Silverstripe Shiner</w:t>
              </w:r>
            </w:ins>
          </w:p>
        </w:tc>
        <w:tc>
          <w:tcPr>
            <w:tcW w:w="0" w:type="auto"/>
            <w:hideMark/>
          </w:tcPr>
          <w:p w14:paraId="13EC0D4A"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87" w:author="Rickey, Terry W (TJ) JR CIV USARMY CESAM (USA)" w:date="2026-01-14T11:28:00Z"/>
              </w:rPr>
              <w:pPrChange w:id="308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89" w:author="Rickey, Terry W (TJ) JR CIV USARMY CESAM (USA)" w:date="2026-01-14T11:28:00Z">
              <w:r w:rsidRPr="00202757">
                <w:rPr>
                  <w:rFonts w:ascii="Segoe UI Symbol" w:hAnsi="Segoe UI Symbol" w:cs="Segoe UI Symbol"/>
                </w:rPr>
                <w:t>✓</w:t>
              </w:r>
            </w:ins>
          </w:p>
        </w:tc>
        <w:tc>
          <w:tcPr>
            <w:tcW w:w="0" w:type="auto"/>
            <w:hideMark/>
          </w:tcPr>
          <w:p w14:paraId="61C683F5"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90" w:author="Rickey, Terry W (TJ) JR CIV USARMY CESAM (USA)" w:date="2026-01-14T11:28:00Z"/>
              </w:rPr>
              <w:pPrChange w:id="309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92" w:author="Rickey, Terry W (TJ) JR CIV USARMY CESAM (USA)" w:date="2026-01-14T11:28:00Z">
              <w:r w:rsidRPr="00202757">
                <w:rPr>
                  <w:rFonts w:ascii="Segoe UI Symbol" w:hAnsi="Segoe UI Symbol" w:cs="Segoe UI Symbol"/>
                </w:rPr>
                <w:t>✓</w:t>
              </w:r>
            </w:ins>
          </w:p>
        </w:tc>
        <w:tc>
          <w:tcPr>
            <w:tcW w:w="2143" w:type="dxa"/>
            <w:hideMark/>
          </w:tcPr>
          <w:p w14:paraId="17C1311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093" w:author="Rickey, Terry W (TJ) JR CIV USARMY CESAM (USA)" w:date="2026-01-14T11:28:00Z"/>
              </w:rPr>
              <w:pPrChange w:id="309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095" w:author="Rickey, Terry W (TJ) JR CIV USARMY CESAM (USA)" w:date="2026-01-14T11:28:00Z">
              <w:r w:rsidRPr="00202757">
                <w:rPr>
                  <w:rFonts w:ascii="Segoe UI Symbol" w:hAnsi="Segoe UI Symbol" w:cs="Segoe UI Symbol"/>
                </w:rPr>
                <w:t>✓</w:t>
              </w:r>
            </w:ins>
          </w:p>
        </w:tc>
      </w:tr>
      <w:tr w:rsidR="00D76B41" w:rsidRPr="00202757" w14:paraId="2208FB78" w14:textId="77777777" w:rsidTr="00202757">
        <w:trPr>
          <w:ins w:id="3096"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04E42E06" w14:textId="77777777" w:rsidR="00202757" w:rsidRPr="00202757" w:rsidRDefault="00202757">
            <w:pPr>
              <w:rPr>
                <w:ins w:id="3097" w:author="Rickey, Terry W (TJ) JR CIV USARMY CESAM (USA)" w:date="2026-01-14T11:28:00Z"/>
              </w:rPr>
              <w:pPrChange w:id="3098" w:author="Rickey, Terry W (TJ) JR CIV USARMY CESAM (USA)" w:date="2026-01-14T12:27:00Z" w16du:dateUtc="2026-01-14T18:27:00Z">
                <w:pPr>
                  <w:pStyle w:val="Heading2"/>
                  <w:spacing w:line="259" w:lineRule="auto"/>
                </w:pPr>
              </w:pPrChange>
            </w:pPr>
            <w:ins w:id="3099" w:author="Rickey, Terry W (TJ) JR CIV USARMY CESAM (USA)" w:date="2026-01-14T11:28:00Z">
              <w:r w:rsidRPr="00202757">
                <w:t>Silverside Shiner</w:t>
              </w:r>
            </w:ins>
          </w:p>
        </w:tc>
        <w:tc>
          <w:tcPr>
            <w:tcW w:w="0" w:type="auto"/>
            <w:hideMark/>
          </w:tcPr>
          <w:p w14:paraId="40C64BC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00" w:author="Rickey, Terry W (TJ) JR CIV USARMY CESAM (USA)" w:date="2026-01-14T11:28:00Z"/>
              </w:rPr>
              <w:pPrChange w:id="310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02" w:author="Rickey, Terry W (TJ) JR CIV USARMY CESAM (USA)" w:date="2026-01-14T11:28:00Z">
              <w:r w:rsidRPr="00202757">
                <w:rPr>
                  <w:rFonts w:ascii="Segoe UI Symbol" w:hAnsi="Segoe UI Symbol" w:cs="Segoe UI Symbol"/>
                </w:rPr>
                <w:t>✓</w:t>
              </w:r>
            </w:ins>
          </w:p>
        </w:tc>
        <w:tc>
          <w:tcPr>
            <w:tcW w:w="0" w:type="auto"/>
            <w:hideMark/>
          </w:tcPr>
          <w:p w14:paraId="1255386E"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03" w:author="Rickey, Terry W (TJ) JR CIV USARMY CESAM (USA)" w:date="2026-01-14T11:28:00Z"/>
              </w:rPr>
              <w:pPrChange w:id="310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05" w:author="Rickey, Terry W (TJ) JR CIV USARMY CESAM (USA)" w:date="2026-01-14T11:28:00Z">
              <w:r w:rsidRPr="00202757">
                <w:rPr>
                  <w:rFonts w:ascii="Segoe UI Symbol" w:hAnsi="Segoe UI Symbol" w:cs="Segoe UI Symbol"/>
                </w:rPr>
                <w:t>✓</w:t>
              </w:r>
            </w:ins>
          </w:p>
        </w:tc>
        <w:tc>
          <w:tcPr>
            <w:tcW w:w="2143" w:type="dxa"/>
            <w:hideMark/>
          </w:tcPr>
          <w:p w14:paraId="6A629D77"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06" w:author="Rickey, Terry W (TJ) JR CIV USARMY CESAM (USA)" w:date="2026-01-14T11:28:00Z"/>
              </w:rPr>
              <w:pPrChange w:id="310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08" w:author="Rickey, Terry W (TJ) JR CIV USARMY CESAM (USA)" w:date="2026-01-14T11:28:00Z">
              <w:r w:rsidRPr="00202757">
                <w:rPr>
                  <w:rFonts w:ascii="Segoe UI Symbol" w:hAnsi="Segoe UI Symbol" w:cs="Segoe UI Symbol"/>
                </w:rPr>
                <w:t>✓</w:t>
              </w:r>
            </w:ins>
          </w:p>
        </w:tc>
      </w:tr>
      <w:tr w:rsidR="00202757" w:rsidRPr="00202757" w14:paraId="710EC35F" w14:textId="77777777" w:rsidTr="00202757">
        <w:trPr>
          <w:cnfStyle w:val="000000100000" w:firstRow="0" w:lastRow="0" w:firstColumn="0" w:lastColumn="0" w:oddVBand="0" w:evenVBand="0" w:oddHBand="1" w:evenHBand="0" w:firstRowFirstColumn="0" w:firstRowLastColumn="0" w:lastRowFirstColumn="0" w:lastRowLastColumn="0"/>
          <w:ins w:id="310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C9C2FAA" w14:textId="77777777" w:rsidR="00202757" w:rsidRPr="00202757" w:rsidRDefault="00202757">
            <w:pPr>
              <w:rPr>
                <w:ins w:id="3110" w:author="Rickey, Terry W (TJ) JR CIV USARMY CESAM (USA)" w:date="2026-01-14T11:28:00Z"/>
              </w:rPr>
              <w:pPrChange w:id="3111" w:author="Rickey, Terry W (TJ) JR CIV USARMY CESAM (USA)" w:date="2026-01-14T12:27:00Z" w16du:dateUtc="2026-01-14T18:27:00Z">
                <w:pPr>
                  <w:pStyle w:val="Heading2"/>
                  <w:spacing w:line="259" w:lineRule="auto"/>
                </w:pPr>
              </w:pPrChange>
            </w:pPr>
            <w:ins w:id="3112" w:author="Rickey, Terry W (TJ) JR CIV USARMY CESAM (USA)" w:date="2026-01-14T11:28:00Z">
              <w:r w:rsidRPr="00202757">
                <w:t>Skipjack Herring</w:t>
              </w:r>
            </w:ins>
          </w:p>
        </w:tc>
        <w:tc>
          <w:tcPr>
            <w:tcW w:w="0" w:type="auto"/>
            <w:hideMark/>
          </w:tcPr>
          <w:p w14:paraId="0EDD7C6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13" w:author="Rickey, Terry W (TJ) JR CIV USARMY CESAM (USA)" w:date="2026-01-14T11:28:00Z"/>
              </w:rPr>
              <w:pPrChange w:id="311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15" w:author="Rickey, Terry W (TJ) JR CIV USARMY CESAM (USA)" w:date="2026-01-14T11:28:00Z">
              <w:r w:rsidRPr="00202757">
                <w:rPr>
                  <w:rFonts w:ascii="Segoe UI Symbol" w:hAnsi="Segoe UI Symbol" w:cs="Segoe UI Symbol"/>
                </w:rPr>
                <w:t>✓</w:t>
              </w:r>
            </w:ins>
          </w:p>
        </w:tc>
        <w:tc>
          <w:tcPr>
            <w:tcW w:w="0" w:type="auto"/>
            <w:hideMark/>
          </w:tcPr>
          <w:p w14:paraId="61FA47C5"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16" w:author="Rickey, Terry W (TJ) JR CIV USARMY CESAM (USA)" w:date="2026-01-14T11:28:00Z"/>
              </w:rPr>
              <w:pPrChange w:id="311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18" w:author="Rickey, Terry W (TJ) JR CIV USARMY CESAM (USA)" w:date="2026-01-14T11:28:00Z">
              <w:r w:rsidRPr="00202757">
                <w:rPr>
                  <w:rFonts w:ascii="Segoe UI Symbol" w:hAnsi="Segoe UI Symbol" w:cs="Segoe UI Symbol"/>
                </w:rPr>
                <w:t>✓</w:t>
              </w:r>
            </w:ins>
          </w:p>
        </w:tc>
        <w:tc>
          <w:tcPr>
            <w:tcW w:w="2143" w:type="dxa"/>
            <w:hideMark/>
          </w:tcPr>
          <w:p w14:paraId="59A02DE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19" w:author="Rickey, Terry W (TJ) JR CIV USARMY CESAM (USA)" w:date="2026-01-14T11:28:00Z"/>
              </w:rPr>
              <w:pPrChange w:id="312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33BC9258" w14:textId="77777777" w:rsidTr="00202757">
        <w:trPr>
          <w:ins w:id="312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E6A1164" w14:textId="77777777" w:rsidR="00202757" w:rsidRPr="00202757" w:rsidRDefault="00202757">
            <w:pPr>
              <w:rPr>
                <w:ins w:id="3122" w:author="Rickey, Terry W (TJ) JR CIV USARMY CESAM (USA)" w:date="2026-01-14T11:28:00Z"/>
              </w:rPr>
              <w:pPrChange w:id="3123" w:author="Rickey, Terry W (TJ) JR CIV USARMY CESAM (USA)" w:date="2026-01-14T12:27:00Z" w16du:dateUtc="2026-01-14T18:27:00Z">
                <w:pPr>
                  <w:pStyle w:val="Heading2"/>
                  <w:spacing w:line="259" w:lineRule="auto"/>
                </w:pPr>
              </w:pPrChange>
            </w:pPr>
            <w:ins w:id="3124" w:author="Rickey, Terry W (TJ) JR CIV USARMY CESAM (USA)" w:date="2026-01-14T11:28:00Z">
              <w:r w:rsidRPr="00202757">
                <w:t>Smallmouth Buffalo</w:t>
              </w:r>
            </w:ins>
          </w:p>
        </w:tc>
        <w:tc>
          <w:tcPr>
            <w:tcW w:w="0" w:type="auto"/>
            <w:hideMark/>
          </w:tcPr>
          <w:p w14:paraId="262A092A"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25" w:author="Rickey, Terry W (TJ) JR CIV USARMY CESAM (USA)" w:date="2026-01-14T11:28:00Z"/>
              </w:rPr>
              <w:pPrChange w:id="312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27" w:author="Rickey, Terry W (TJ) JR CIV USARMY CESAM (USA)" w:date="2026-01-14T11:28:00Z">
              <w:r w:rsidRPr="00202757">
                <w:rPr>
                  <w:rFonts w:ascii="Segoe UI Symbol" w:hAnsi="Segoe UI Symbol" w:cs="Segoe UI Symbol"/>
                </w:rPr>
                <w:t>✓</w:t>
              </w:r>
            </w:ins>
          </w:p>
        </w:tc>
        <w:tc>
          <w:tcPr>
            <w:tcW w:w="0" w:type="auto"/>
            <w:hideMark/>
          </w:tcPr>
          <w:p w14:paraId="35AE4FF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28" w:author="Rickey, Terry W (TJ) JR CIV USARMY CESAM (USA)" w:date="2026-01-14T11:28:00Z"/>
              </w:rPr>
              <w:pPrChange w:id="312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30" w:author="Rickey, Terry W (TJ) JR CIV USARMY CESAM (USA)" w:date="2026-01-14T11:28:00Z">
              <w:r w:rsidRPr="00202757">
                <w:rPr>
                  <w:rFonts w:ascii="Segoe UI Symbol" w:hAnsi="Segoe UI Symbol" w:cs="Segoe UI Symbol"/>
                </w:rPr>
                <w:t>✓</w:t>
              </w:r>
            </w:ins>
          </w:p>
        </w:tc>
        <w:tc>
          <w:tcPr>
            <w:tcW w:w="2143" w:type="dxa"/>
            <w:hideMark/>
          </w:tcPr>
          <w:p w14:paraId="7B3DDFE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31" w:author="Rickey, Terry W (TJ) JR CIV USARMY CESAM (USA)" w:date="2026-01-14T11:28:00Z"/>
              </w:rPr>
              <w:pPrChange w:id="313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33" w:author="Rickey, Terry W (TJ) JR CIV USARMY CESAM (USA)" w:date="2026-01-14T11:28:00Z">
              <w:r w:rsidRPr="00202757">
                <w:rPr>
                  <w:rFonts w:ascii="Segoe UI Symbol" w:hAnsi="Segoe UI Symbol" w:cs="Segoe UI Symbol"/>
                </w:rPr>
                <w:t>✓</w:t>
              </w:r>
            </w:ins>
          </w:p>
        </w:tc>
      </w:tr>
      <w:tr w:rsidR="00202757" w:rsidRPr="00202757" w14:paraId="4D1DDA4B" w14:textId="77777777" w:rsidTr="00202757">
        <w:trPr>
          <w:cnfStyle w:val="000000100000" w:firstRow="0" w:lastRow="0" w:firstColumn="0" w:lastColumn="0" w:oddVBand="0" w:evenVBand="0" w:oddHBand="1" w:evenHBand="0" w:firstRowFirstColumn="0" w:firstRowLastColumn="0" w:lastRowFirstColumn="0" w:lastRowLastColumn="0"/>
          <w:ins w:id="313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50A7F53" w14:textId="77777777" w:rsidR="00202757" w:rsidRPr="00202757" w:rsidRDefault="00202757">
            <w:pPr>
              <w:rPr>
                <w:ins w:id="3135" w:author="Rickey, Terry W (TJ) JR CIV USARMY CESAM (USA)" w:date="2026-01-14T11:28:00Z"/>
              </w:rPr>
              <w:pPrChange w:id="3136" w:author="Rickey, Terry W (TJ) JR CIV USARMY CESAM (USA)" w:date="2026-01-14T12:27:00Z" w16du:dateUtc="2026-01-14T18:27:00Z">
                <w:pPr>
                  <w:pStyle w:val="Heading2"/>
                  <w:spacing w:line="259" w:lineRule="auto"/>
                </w:pPr>
              </w:pPrChange>
            </w:pPr>
            <w:ins w:id="3137" w:author="Rickey, Terry W (TJ) JR CIV USARMY CESAM (USA)" w:date="2026-01-14T11:28:00Z">
              <w:r w:rsidRPr="00202757">
                <w:t>Southern Madtom</w:t>
              </w:r>
            </w:ins>
          </w:p>
        </w:tc>
        <w:tc>
          <w:tcPr>
            <w:tcW w:w="0" w:type="auto"/>
            <w:hideMark/>
          </w:tcPr>
          <w:p w14:paraId="3EC36054"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38" w:author="Rickey, Terry W (TJ) JR CIV USARMY CESAM (USA)" w:date="2026-01-14T11:28:00Z"/>
              </w:rPr>
              <w:pPrChange w:id="313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40" w:author="Rickey, Terry W (TJ) JR CIV USARMY CESAM (USA)" w:date="2026-01-14T11:28:00Z">
              <w:r w:rsidRPr="00202757">
                <w:rPr>
                  <w:rFonts w:ascii="Segoe UI Symbol" w:hAnsi="Segoe UI Symbol" w:cs="Segoe UI Symbol"/>
                </w:rPr>
                <w:t>✓</w:t>
              </w:r>
            </w:ins>
          </w:p>
        </w:tc>
        <w:tc>
          <w:tcPr>
            <w:tcW w:w="0" w:type="auto"/>
            <w:hideMark/>
          </w:tcPr>
          <w:p w14:paraId="685353C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41" w:author="Rickey, Terry W (TJ) JR CIV USARMY CESAM (USA)" w:date="2026-01-14T11:28:00Z"/>
              </w:rPr>
              <w:pPrChange w:id="314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5FC2BEC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43" w:author="Rickey, Terry W (TJ) JR CIV USARMY CESAM (USA)" w:date="2026-01-14T11:28:00Z"/>
              </w:rPr>
              <w:pPrChange w:id="314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33549EF6" w14:textId="77777777" w:rsidTr="00202757">
        <w:trPr>
          <w:ins w:id="3145"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0D4C4EB5" w14:textId="77777777" w:rsidR="00202757" w:rsidRPr="00202757" w:rsidRDefault="00202757">
            <w:pPr>
              <w:rPr>
                <w:ins w:id="3146" w:author="Rickey, Terry W (TJ) JR CIV USARMY CESAM (USA)" w:date="2026-01-14T11:28:00Z"/>
              </w:rPr>
              <w:pPrChange w:id="3147" w:author="Rickey, Terry W (TJ) JR CIV USARMY CESAM (USA)" w:date="2026-01-14T12:27:00Z" w16du:dateUtc="2026-01-14T18:27:00Z">
                <w:pPr>
                  <w:pStyle w:val="Heading2"/>
                  <w:spacing w:line="259" w:lineRule="auto"/>
                </w:pPr>
              </w:pPrChange>
            </w:pPr>
            <w:ins w:id="3148" w:author="Rickey, Terry W (TJ) JR CIV USARMY CESAM (USA)" w:date="2026-01-14T11:28:00Z">
              <w:r w:rsidRPr="00202757">
                <w:t>Southern Walleye</w:t>
              </w:r>
            </w:ins>
          </w:p>
        </w:tc>
        <w:tc>
          <w:tcPr>
            <w:tcW w:w="0" w:type="auto"/>
            <w:hideMark/>
          </w:tcPr>
          <w:p w14:paraId="437438F7"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49" w:author="Rickey, Terry W (TJ) JR CIV USARMY CESAM (USA)" w:date="2026-01-14T11:28:00Z"/>
              </w:rPr>
              <w:pPrChange w:id="315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51" w:author="Rickey, Terry W (TJ) JR CIV USARMY CESAM (USA)" w:date="2026-01-14T11:28:00Z">
              <w:r w:rsidRPr="00202757">
                <w:rPr>
                  <w:rFonts w:ascii="Segoe UI Symbol" w:hAnsi="Segoe UI Symbol" w:cs="Segoe UI Symbol"/>
                </w:rPr>
                <w:t>✓</w:t>
              </w:r>
            </w:ins>
          </w:p>
        </w:tc>
        <w:tc>
          <w:tcPr>
            <w:tcW w:w="0" w:type="auto"/>
            <w:hideMark/>
          </w:tcPr>
          <w:p w14:paraId="5CBA32F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52" w:author="Rickey, Terry W (TJ) JR CIV USARMY CESAM (USA)" w:date="2026-01-14T11:28:00Z"/>
              </w:rPr>
              <w:pPrChange w:id="315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2143" w:type="dxa"/>
            <w:hideMark/>
          </w:tcPr>
          <w:p w14:paraId="6E41583C"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54" w:author="Rickey, Terry W (TJ) JR CIV USARMY CESAM (USA)" w:date="2026-01-14T11:28:00Z"/>
              </w:rPr>
              <w:pPrChange w:id="315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60DBC1D0" w14:textId="77777777" w:rsidTr="00202757">
        <w:trPr>
          <w:cnfStyle w:val="000000100000" w:firstRow="0" w:lastRow="0" w:firstColumn="0" w:lastColumn="0" w:oddVBand="0" w:evenVBand="0" w:oddHBand="1" w:evenHBand="0" w:firstRowFirstColumn="0" w:firstRowLastColumn="0" w:lastRowFirstColumn="0" w:lastRowLastColumn="0"/>
          <w:ins w:id="3156"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2B916082" w14:textId="77777777" w:rsidR="00202757" w:rsidRPr="00202757" w:rsidRDefault="00202757">
            <w:pPr>
              <w:rPr>
                <w:ins w:id="3157" w:author="Rickey, Terry W (TJ) JR CIV USARMY CESAM (USA)" w:date="2026-01-14T11:28:00Z"/>
              </w:rPr>
              <w:pPrChange w:id="3158" w:author="Rickey, Terry W (TJ) JR CIV USARMY CESAM (USA)" w:date="2026-01-14T12:27:00Z" w16du:dateUtc="2026-01-14T18:27:00Z">
                <w:pPr>
                  <w:pStyle w:val="Heading2"/>
                  <w:spacing w:line="259" w:lineRule="auto"/>
                </w:pPr>
              </w:pPrChange>
            </w:pPr>
            <w:ins w:id="3159" w:author="Rickey, Terry W (TJ) JR CIV USARMY CESAM (USA)" w:date="2026-01-14T11:28:00Z">
              <w:r w:rsidRPr="00202757">
                <w:t>Speckled Darter</w:t>
              </w:r>
            </w:ins>
          </w:p>
        </w:tc>
        <w:tc>
          <w:tcPr>
            <w:tcW w:w="0" w:type="auto"/>
            <w:hideMark/>
          </w:tcPr>
          <w:p w14:paraId="033016B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60" w:author="Rickey, Terry W (TJ) JR CIV USARMY CESAM (USA)" w:date="2026-01-14T11:28:00Z"/>
              </w:rPr>
              <w:pPrChange w:id="316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62" w:author="Rickey, Terry W (TJ) JR CIV USARMY CESAM (USA)" w:date="2026-01-14T11:28:00Z">
              <w:r w:rsidRPr="00202757">
                <w:rPr>
                  <w:rFonts w:ascii="Segoe UI Symbol" w:hAnsi="Segoe UI Symbol" w:cs="Segoe UI Symbol"/>
                </w:rPr>
                <w:t>✓</w:t>
              </w:r>
            </w:ins>
          </w:p>
        </w:tc>
        <w:tc>
          <w:tcPr>
            <w:tcW w:w="0" w:type="auto"/>
            <w:hideMark/>
          </w:tcPr>
          <w:p w14:paraId="66E4733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63" w:author="Rickey, Terry W (TJ) JR CIV USARMY CESAM (USA)" w:date="2026-01-14T11:28:00Z"/>
              </w:rPr>
              <w:pPrChange w:id="316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65" w:author="Rickey, Terry W (TJ) JR CIV USARMY CESAM (USA)" w:date="2026-01-14T11:28:00Z">
              <w:r w:rsidRPr="00202757">
                <w:rPr>
                  <w:rFonts w:ascii="Segoe UI Symbol" w:hAnsi="Segoe UI Symbol" w:cs="Segoe UI Symbol"/>
                </w:rPr>
                <w:t>✓</w:t>
              </w:r>
            </w:ins>
          </w:p>
        </w:tc>
        <w:tc>
          <w:tcPr>
            <w:tcW w:w="2143" w:type="dxa"/>
            <w:hideMark/>
          </w:tcPr>
          <w:p w14:paraId="65253E81"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66" w:author="Rickey, Terry W (TJ) JR CIV USARMY CESAM (USA)" w:date="2026-01-14T11:28:00Z"/>
              </w:rPr>
              <w:pPrChange w:id="316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4867D502" w14:textId="77777777" w:rsidTr="00202757">
        <w:trPr>
          <w:ins w:id="3168"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69A7386E" w14:textId="77777777" w:rsidR="00202757" w:rsidRPr="00202757" w:rsidRDefault="00202757">
            <w:pPr>
              <w:rPr>
                <w:ins w:id="3169" w:author="Rickey, Terry W (TJ) JR CIV USARMY CESAM (USA)" w:date="2026-01-14T11:28:00Z"/>
              </w:rPr>
              <w:pPrChange w:id="3170" w:author="Rickey, Terry W (TJ) JR CIV USARMY CESAM (USA)" w:date="2026-01-14T12:27:00Z" w16du:dateUtc="2026-01-14T18:27:00Z">
                <w:pPr>
                  <w:pStyle w:val="Heading2"/>
                  <w:spacing w:line="259" w:lineRule="auto"/>
                </w:pPr>
              </w:pPrChange>
            </w:pPr>
            <w:ins w:id="3171" w:author="Rickey, Terry W (TJ) JR CIV USARMY CESAM (USA)" w:date="2026-01-14T11:28:00Z">
              <w:r w:rsidRPr="00202757">
                <w:t>Spotted Bass</w:t>
              </w:r>
            </w:ins>
          </w:p>
        </w:tc>
        <w:tc>
          <w:tcPr>
            <w:tcW w:w="0" w:type="auto"/>
            <w:hideMark/>
          </w:tcPr>
          <w:p w14:paraId="4F2CB51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72" w:author="Rickey, Terry W (TJ) JR CIV USARMY CESAM (USA)" w:date="2026-01-14T11:28:00Z"/>
              </w:rPr>
              <w:pPrChange w:id="3173"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74" w:author="Rickey, Terry W (TJ) JR CIV USARMY CESAM (USA)" w:date="2026-01-14T11:28:00Z">
              <w:r w:rsidRPr="00202757">
                <w:rPr>
                  <w:rFonts w:ascii="Segoe UI Symbol" w:hAnsi="Segoe UI Symbol" w:cs="Segoe UI Symbol"/>
                </w:rPr>
                <w:t>✓</w:t>
              </w:r>
            </w:ins>
          </w:p>
        </w:tc>
        <w:tc>
          <w:tcPr>
            <w:tcW w:w="0" w:type="auto"/>
            <w:hideMark/>
          </w:tcPr>
          <w:p w14:paraId="012B369B"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75" w:author="Rickey, Terry W (TJ) JR CIV USARMY CESAM (USA)" w:date="2026-01-14T11:28:00Z"/>
              </w:rPr>
              <w:pPrChange w:id="317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77" w:author="Rickey, Terry W (TJ) JR CIV USARMY CESAM (USA)" w:date="2026-01-14T11:28:00Z">
              <w:r w:rsidRPr="00202757">
                <w:rPr>
                  <w:rFonts w:ascii="Segoe UI Symbol" w:hAnsi="Segoe UI Symbol" w:cs="Segoe UI Symbol"/>
                </w:rPr>
                <w:t>✓</w:t>
              </w:r>
            </w:ins>
          </w:p>
        </w:tc>
        <w:tc>
          <w:tcPr>
            <w:tcW w:w="2143" w:type="dxa"/>
            <w:hideMark/>
          </w:tcPr>
          <w:p w14:paraId="71DA7B3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78" w:author="Rickey, Terry W (TJ) JR CIV USARMY CESAM (USA)" w:date="2026-01-14T11:28:00Z"/>
              </w:rPr>
              <w:pPrChange w:id="317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80" w:author="Rickey, Terry W (TJ) JR CIV USARMY CESAM (USA)" w:date="2026-01-14T11:28:00Z">
              <w:r w:rsidRPr="00202757">
                <w:rPr>
                  <w:rFonts w:ascii="Segoe UI Symbol" w:hAnsi="Segoe UI Symbol" w:cs="Segoe UI Symbol"/>
                </w:rPr>
                <w:t>✓</w:t>
              </w:r>
            </w:ins>
          </w:p>
        </w:tc>
      </w:tr>
      <w:tr w:rsidR="00202757" w:rsidRPr="00202757" w14:paraId="69A382EE" w14:textId="77777777" w:rsidTr="00202757">
        <w:trPr>
          <w:cnfStyle w:val="000000100000" w:firstRow="0" w:lastRow="0" w:firstColumn="0" w:lastColumn="0" w:oddVBand="0" w:evenVBand="0" w:oddHBand="1" w:evenHBand="0" w:firstRowFirstColumn="0" w:firstRowLastColumn="0" w:lastRowFirstColumn="0" w:lastRowLastColumn="0"/>
          <w:ins w:id="318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18CD5478" w14:textId="77777777" w:rsidR="00202757" w:rsidRPr="00202757" w:rsidRDefault="00202757">
            <w:pPr>
              <w:rPr>
                <w:ins w:id="3182" w:author="Rickey, Terry W (TJ) JR CIV USARMY CESAM (USA)" w:date="2026-01-14T11:28:00Z"/>
              </w:rPr>
              <w:pPrChange w:id="3183" w:author="Rickey, Terry W (TJ) JR CIV USARMY CESAM (USA)" w:date="2026-01-14T12:27:00Z" w16du:dateUtc="2026-01-14T18:27:00Z">
                <w:pPr>
                  <w:pStyle w:val="Heading2"/>
                  <w:spacing w:line="259" w:lineRule="auto"/>
                </w:pPr>
              </w:pPrChange>
            </w:pPr>
            <w:ins w:id="3184" w:author="Rickey, Terry W (TJ) JR CIV USARMY CESAM (USA)" w:date="2026-01-14T11:28:00Z">
              <w:r w:rsidRPr="00202757">
                <w:t>Spotted Gar</w:t>
              </w:r>
            </w:ins>
          </w:p>
        </w:tc>
        <w:tc>
          <w:tcPr>
            <w:tcW w:w="0" w:type="auto"/>
            <w:hideMark/>
          </w:tcPr>
          <w:p w14:paraId="182E4DAC"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85" w:author="Rickey, Terry W (TJ) JR CIV USARMY CESAM (USA)" w:date="2026-01-14T11:28:00Z"/>
              </w:rPr>
              <w:pPrChange w:id="318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87" w:author="Rickey, Terry W (TJ) JR CIV USARMY CESAM (USA)" w:date="2026-01-14T11:28:00Z">
              <w:r w:rsidRPr="00202757">
                <w:rPr>
                  <w:rFonts w:ascii="Segoe UI Symbol" w:hAnsi="Segoe UI Symbol" w:cs="Segoe UI Symbol"/>
                </w:rPr>
                <w:t>✓</w:t>
              </w:r>
            </w:ins>
          </w:p>
        </w:tc>
        <w:tc>
          <w:tcPr>
            <w:tcW w:w="0" w:type="auto"/>
            <w:hideMark/>
          </w:tcPr>
          <w:p w14:paraId="43667D4D"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88" w:author="Rickey, Terry W (TJ) JR CIV USARMY CESAM (USA)" w:date="2026-01-14T11:28:00Z"/>
              </w:rPr>
              <w:pPrChange w:id="3189"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190" w:author="Rickey, Terry W (TJ) JR CIV USARMY CESAM (USA)" w:date="2026-01-14T11:28:00Z">
              <w:r w:rsidRPr="00202757">
                <w:rPr>
                  <w:rFonts w:ascii="Segoe UI Symbol" w:hAnsi="Segoe UI Symbol" w:cs="Segoe UI Symbol"/>
                </w:rPr>
                <w:t>✓</w:t>
              </w:r>
            </w:ins>
          </w:p>
        </w:tc>
        <w:tc>
          <w:tcPr>
            <w:tcW w:w="2143" w:type="dxa"/>
            <w:hideMark/>
          </w:tcPr>
          <w:p w14:paraId="4DE1C731"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191" w:author="Rickey, Terry W (TJ) JR CIV USARMY CESAM (USA)" w:date="2026-01-14T11:28:00Z"/>
              </w:rPr>
              <w:pPrChange w:id="319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4FCFC62E" w14:textId="77777777" w:rsidTr="00202757">
        <w:trPr>
          <w:ins w:id="3193"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0E2E663" w14:textId="77777777" w:rsidR="00202757" w:rsidRPr="00202757" w:rsidRDefault="00202757">
            <w:pPr>
              <w:rPr>
                <w:ins w:id="3194" w:author="Rickey, Terry W (TJ) JR CIV USARMY CESAM (USA)" w:date="2026-01-14T11:28:00Z"/>
              </w:rPr>
              <w:pPrChange w:id="3195" w:author="Rickey, Terry W (TJ) JR CIV USARMY CESAM (USA)" w:date="2026-01-14T12:27:00Z" w16du:dateUtc="2026-01-14T18:27:00Z">
                <w:pPr>
                  <w:pStyle w:val="Heading2"/>
                  <w:spacing w:line="259" w:lineRule="auto"/>
                </w:pPr>
              </w:pPrChange>
            </w:pPr>
            <w:ins w:id="3196" w:author="Rickey, Terry W (TJ) JR CIV USARMY CESAM (USA)" w:date="2026-01-14T11:28:00Z">
              <w:r w:rsidRPr="00202757">
                <w:t>Spotted Sucker</w:t>
              </w:r>
            </w:ins>
          </w:p>
        </w:tc>
        <w:tc>
          <w:tcPr>
            <w:tcW w:w="0" w:type="auto"/>
            <w:hideMark/>
          </w:tcPr>
          <w:p w14:paraId="5BAD3C74"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197" w:author="Rickey, Terry W (TJ) JR CIV USARMY CESAM (USA)" w:date="2026-01-14T11:28:00Z"/>
              </w:rPr>
              <w:pPrChange w:id="319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199" w:author="Rickey, Terry W (TJ) JR CIV USARMY CESAM (USA)" w:date="2026-01-14T11:28:00Z">
              <w:r w:rsidRPr="00202757">
                <w:rPr>
                  <w:rFonts w:ascii="Segoe UI Symbol" w:hAnsi="Segoe UI Symbol" w:cs="Segoe UI Symbol"/>
                </w:rPr>
                <w:t>✓</w:t>
              </w:r>
            </w:ins>
          </w:p>
        </w:tc>
        <w:tc>
          <w:tcPr>
            <w:tcW w:w="0" w:type="auto"/>
            <w:hideMark/>
          </w:tcPr>
          <w:p w14:paraId="1FF51BD7"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00" w:author="Rickey, Terry W (TJ) JR CIV USARMY CESAM (USA)" w:date="2026-01-14T11:28:00Z"/>
              </w:rPr>
              <w:pPrChange w:id="320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02" w:author="Rickey, Terry W (TJ) JR CIV USARMY CESAM (USA)" w:date="2026-01-14T11:28:00Z">
              <w:r w:rsidRPr="00202757">
                <w:rPr>
                  <w:rFonts w:ascii="Segoe UI Symbol" w:hAnsi="Segoe UI Symbol" w:cs="Segoe UI Symbol"/>
                </w:rPr>
                <w:t>✓</w:t>
              </w:r>
            </w:ins>
          </w:p>
        </w:tc>
        <w:tc>
          <w:tcPr>
            <w:tcW w:w="2143" w:type="dxa"/>
            <w:hideMark/>
          </w:tcPr>
          <w:p w14:paraId="1939B796"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03" w:author="Rickey, Terry W (TJ) JR CIV USARMY CESAM (USA)" w:date="2026-01-14T11:28:00Z"/>
              </w:rPr>
              <w:pPrChange w:id="320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05" w:author="Rickey, Terry W (TJ) JR CIV USARMY CESAM (USA)" w:date="2026-01-14T11:28:00Z">
              <w:r w:rsidRPr="00202757">
                <w:rPr>
                  <w:rFonts w:ascii="Segoe UI Symbol" w:hAnsi="Segoe UI Symbol" w:cs="Segoe UI Symbol"/>
                </w:rPr>
                <w:t>✓</w:t>
              </w:r>
            </w:ins>
          </w:p>
        </w:tc>
      </w:tr>
      <w:tr w:rsidR="00202757" w:rsidRPr="00202757" w14:paraId="7A3A4AC4" w14:textId="77777777" w:rsidTr="00202757">
        <w:trPr>
          <w:cnfStyle w:val="000000100000" w:firstRow="0" w:lastRow="0" w:firstColumn="0" w:lastColumn="0" w:oddVBand="0" w:evenVBand="0" w:oddHBand="1" w:evenHBand="0" w:firstRowFirstColumn="0" w:firstRowLastColumn="0" w:lastRowFirstColumn="0" w:lastRowLastColumn="0"/>
          <w:ins w:id="3206"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2612813D" w14:textId="77777777" w:rsidR="00202757" w:rsidRPr="00202757" w:rsidRDefault="00202757">
            <w:pPr>
              <w:rPr>
                <w:ins w:id="3207" w:author="Rickey, Terry W (TJ) JR CIV USARMY CESAM (USA)" w:date="2026-01-14T11:28:00Z"/>
              </w:rPr>
              <w:pPrChange w:id="3208" w:author="Rickey, Terry W (TJ) JR CIV USARMY CESAM (USA)" w:date="2026-01-14T12:27:00Z" w16du:dateUtc="2026-01-14T18:27:00Z">
                <w:pPr>
                  <w:pStyle w:val="Heading2"/>
                  <w:spacing w:line="259" w:lineRule="auto"/>
                </w:pPr>
              </w:pPrChange>
            </w:pPr>
            <w:ins w:id="3209" w:author="Rickey, Terry W (TJ) JR CIV USARMY CESAM (USA)" w:date="2026-01-14T11:28:00Z">
              <w:r w:rsidRPr="00202757">
                <w:t>Striped Bass</w:t>
              </w:r>
            </w:ins>
          </w:p>
        </w:tc>
        <w:tc>
          <w:tcPr>
            <w:tcW w:w="0" w:type="auto"/>
            <w:hideMark/>
          </w:tcPr>
          <w:p w14:paraId="2EF4C06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10" w:author="Rickey, Terry W (TJ) JR CIV USARMY CESAM (USA)" w:date="2026-01-14T11:28:00Z"/>
              </w:rPr>
              <w:pPrChange w:id="3211"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12" w:author="Rickey, Terry W (TJ) JR CIV USARMY CESAM (USA)" w:date="2026-01-14T11:28:00Z">
              <w:r w:rsidRPr="00202757">
                <w:rPr>
                  <w:rFonts w:ascii="Segoe UI Symbol" w:hAnsi="Segoe UI Symbol" w:cs="Segoe UI Symbol"/>
                </w:rPr>
                <w:t>✓</w:t>
              </w:r>
            </w:ins>
          </w:p>
        </w:tc>
        <w:tc>
          <w:tcPr>
            <w:tcW w:w="0" w:type="auto"/>
            <w:hideMark/>
          </w:tcPr>
          <w:p w14:paraId="7E85EE94"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13" w:author="Rickey, Terry W (TJ) JR CIV USARMY CESAM (USA)" w:date="2026-01-14T11:28:00Z"/>
              </w:rPr>
              <w:pPrChange w:id="3214"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731EA8B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15" w:author="Rickey, Terry W (TJ) JR CIV USARMY CESAM (USA)" w:date="2026-01-14T11:28:00Z"/>
              </w:rPr>
              <w:pPrChange w:id="3216"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5C5095A4" w14:textId="77777777" w:rsidTr="00202757">
        <w:trPr>
          <w:ins w:id="321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29533186" w14:textId="77777777" w:rsidR="00202757" w:rsidRPr="00202757" w:rsidRDefault="00202757">
            <w:pPr>
              <w:rPr>
                <w:ins w:id="3218" w:author="Rickey, Terry W (TJ) JR CIV USARMY CESAM (USA)" w:date="2026-01-14T11:28:00Z"/>
              </w:rPr>
              <w:pPrChange w:id="3219" w:author="Rickey, Terry W (TJ) JR CIV USARMY CESAM (USA)" w:date="2026-01-14T12:27:00Z" w16du:dateUtc="2026-01-14T18:27:00Z">
                <w:pPr>
                  <w:pStyle w:val="Heading2"/>
                  <w:spacing w:line="259" w:lineRule="auto"/>
                </w:pPr>
              </w:pPrChange>
            </w:pPr>
            <w:ins w:id="3220" w:author="Rickey, Terry W (TJ) JR CIV USARMY CESAM (USA)" w:date="2026-01-14T11:28:00Z">
              <w:r w:rsidRPr="00202757">
                <w:t>Threadfin Shad</w:t>
              </w:r>
            </w:ins>
          </w:p>
        </w:tc>
        <w:tc>
          <w:tcPr>
            <w:tcW w:w="0" w:type="auto"/>
            <w:hideMark/>
          </w:tcPr>
          <w:p w14:paraId="779F9FF1"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21" w:author="Rickey, Terry W (TJ) JR CIV USARMY CESAM (USA)" w:date="2026-01-14T11:28:00Z"/>
              </w:rPr>
              <w:pPrChange w:id="322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23" w:author="Rickey, Terry W (TJ) JR CIV USARMY CESAM (USA)" w:date="2026-01-14T11:28:00Z">
              <w:r w:rsidRPr="00202757">
                <w:rPr>
                  <w:rFonts w:ascii="Segoe UI Symbol" w:hAnsi="Segoe UI Symbol" w:cs="Segoe UI Symbol"/>
                </w:rPr>
                <w:t>✓</w:t>
              </w:r>
            </w:ins>
          </w:p>
        </w:tc>
        <w:tc>
          <w:tcPr>
            <w:tcW w:w="0" w:type="auto"/>
            <w:hideMark/>
          </w:tcPr>
          <w:p w14:paraId="41C7DE95"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24" w:author="Rickey, Terry W (TJ) JR CIV USARMY CESAM (USA)" w:date="2026-01-14T11:28:00Z"/>
              </w:rPr>
              <w:pPrChange w:id="322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26" w:author="Rickey, Terry W (TJ) JR CIV USARMY CESAM (USA)" w:date="2026-01-14T11:28:00Z">
              <w:r w:rsidRPr="00202757">
                <w:rPr>
                  <w:rFonts w:ascii="Segoe UI Symbol" w:hAnsi="Segoe UI Symbol" w:cs="Segoe UI Symbol"/>
                </w:rPr>
                <w:t>✓</w:t>
              </w:r>
            </w:ins>
          </w:p>
        </w:tc>
        <w:tc>
          <w:tcPr>
            <w:tcW w:w="2143" w:type="dxa"/>
            <w:hideMark/>
          </w:tcPr>
          <w:p w14:paraId="2BB2C1B0"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27" w:author="Rickey, Terry W (TJ) JR CIV USARMY CESAM (USA)" w:date="2026-01-14T11:28:00Z"/>
              </w:rPr>
              <w:pPrChange w:id="322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29" w:author="Rickey, Terry W (TJ) JR CIV USARMY CESAM (USA)" w:date="2026-01-14T11:28:00Z">
              <w:r w:rsidRPr="00202757">
                <w:rPr>
                  <w:rFonts w:ascii="Segoe UI Symbol" w:hAnsi="Segoe UI Symbol" w:cs="Segoe UI Symbol"/>
                </w:rPr>
                <w:t>✓</w:t>
              </w:r>
            </w:ins>
          </w:p>
        </w:tc>
      </w:tr>
      <w:tr w:rsidR="00202757" w:rsidRPr="00202757" w14:paraId="2C9415C7" w14:textId="77777777" w:rsidTr="00202757">
        <w:trPr>
          <w:cnfStyle w:val="000000100000" w:firstRow="0" w:lastRow="0" w:firstColumn="0" w:lastColumn="0" w:oddVBand="0" w:evenVBand="0" w:oddHBand="1" w:evenHBand="0" w:firstRowFirstColumn="0" w:firstRowLastColumn="0" w:lastRowFirstColumn="0" w:lastRowLastColumn="0"/>
          <w:ins w:id="3230"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0EA62546" w14:textId="77777777" w:rsidR="00202757" w:rsidRPr="00202757" w:rsidRDefault="00202757">
            <w:pPr>
              <w:rPr>
                <w:ins w:id="3231" w:author="Rickey, Terry W (TJ) JR CIV USARMY CESAM (USA)" w:date="2026-01-14T11:28:00Z"/>
              </w:rPr>
              <w:pPrChange w:id="3232" w:author="Rickey, Terry W (TJ) JR CIV USARMY CESAM (USA)" w:date="2026-01-14T12:27:00Z" w16du:dateUtc="2026-01-14T18:27:00Z">
                <w:pPr>
                  <w:pStyle w:val="Heading2"/>
                  <w:spacing w:line="259" w:lineRule="auto"/>
                </w:pPr>
              </w:pPrChange>
            </w:pPr>
            <w:ins w:id="3233" w:author="Rickey, Terry W (TJ) JR CIV USARMY CESAM (USA)" w:date="2026-01-14T11:28:00Z">
              <w:r w:rsidRPr="00202757">
                <w:t>Warmouth</w:t>
              </w:r>
            </w:ins>
          </w:p>
        </w:tc>
        <w:tc>
          <w:tcPr>
            <w:tcW w:w="0" w:type="auto"/>
            <w:hideMark/>
          </w:tcPr>
          <w:p w14:paraId="16F0ADF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34" w:author="Rickey, Terry W (TJ) JR CIV USARMY CESAM (USA)" w:date="2026-01-14T11:28:00Z"/>
              </w:rPr>
              <w:pPrChange w:id="323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36" w:author="Rickey, Terry W (TJ) JR CIV USARMY CESAM (USA)" w:date="2026-01-14T11:28:00Z">
              <w:r w:rsidRPr="00202757">
                <w:rPr>
                  <w:rFonts w:ascii="Segoe UI Symbol" w:hAnsi="Segoe UI Symbol" w:cs="Segoe UI Symbol"/>
                </w:rPr>
                <w:t>✓</w:t>
              </w:r>
            </w:ins>
          </w:p>
        </w:tc>
        <w:tc>
          <w:tcPr>
            <w:tcW w:w="0" w:type="auto"/>
            <w:hideMark/>
          </w:tcPr>
          <w:p w14:paraId="2A4EDE22"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37" w:author="Rickey, Terry W (TJ) JR CIV USARMY CESAM (USA)" w:date="2026-01-14T11:28:00Z"/>
              </w:rPr>
              <w:pPrChange w:id="323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c>
          <w:tcPr>
            <w:tcW w:w="2143" w:type="dxa"/>
            <w:hideMark/>
          </w:tcPr>
          <w:p w14:paraId="2EAC8C6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39" w:author="Rickey, Terry W (TJ) JR CIV USARMY CESAM (USA)" w:date="2026-01-14T11:28:00Z"/>
              </w:rPr>
              <w:pPrChange w:id="324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44C4DEEF" w14:textId="77777777" w:rsidTr="00202757">
        <w:trPr>
          <w:ins w:id="3241"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48144783" w14:textId="77777777" w:rsidR="00202757" w:rsidRPr="00202757" w:rsidRDefault="00202757">
            <w:pPr>
              <w:rPr>
                <w:ins w:id="3242" w:author="Rickey, Terry W (TJ) JR CIV USARMY CESAM (USA)" w:date="2026-01-14T11:28:00Z"/>
              </w:rPr>
              <w:pPrChange w:id="3243" w:author="Rickey, Terry W (TJ) JR CIV USARMY CESAM (USA)" w:date="2026-01-14T12:27:00Z" w16du:dateUtc="2026-01-14T18:27:00Z">
                <w:pPr>
                  <w:pStyle w:val="Heading2"/>
                  <w:spacing w:line="259" w:lineRule="auto"/>
                </w:pPr>
              </w:pPrChange>
            </w:pPr>
            <w:ins w:id="3244" w:author="Rickey, Terry W (TJ) JR CIV USARMY CESAM (USA)" w:date="2026-01-14T11:28:00Z">
              <w:r w:rsidRPr="00202757">
                <w:t>Weed Shiner</w:t>
              </w:r>
            </w:ins>
          </w:p>
        </w:tc>
        <w:tc>
          <w:tcPr>
            <w:tcW w:w="0" w:type="auto"/>
            <w:hideMark/>
          </w:tcPr>
          <w:p w14:paraId="4D084CB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45" w:author="Rickey, Terry W (TJ) JR CIV USARMY CESAM (USA)" w:date="2026-01-14T11:28:00Z"/>
              </w:rPr>
              <w:pPrChange w:id="3246"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
          <w:p w14:paraId="527430C5"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47" w:author="Rickey, Terry W (TJ) JR CIV USARMY CESAM (USA)" w:date="2026-01-14T11:28:00Z"/>
              </w:rPr>
              <w:pPrChange w:id="3248"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49" w:author="Rickey, Terry W (TJ) JR CIV USARMY CESAM (USA)" w:date="2026-01-14T11:28:00Z">
              <w:r w:rsidRPr="00202757">
                <w:rPr>
                  <w:rFonts w:ascii="Segoe UI Symbol" w:hAnsi="Segoe UI Symbol" w:cs="Segoe UI Symbol"/>
                </w:rPr>
                <w:t>✓</w:t>
              </w:r>
            </w:ins>
          </w:p>
        </w:tc>
        <w:tc>
          <w:tcPr>
            <w:tcW w:w="2143" w:type="dxa"/>
            <w:hideMark/>
          </w:tcPr>
          <w:p w14:paraId="4E7FCE0E"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50" w:author="Rickey, Terry W (TJ) JR CIV USARMY CESAM (USA)" w:date="2026-01-14T11:28:00Z"/>
              </w:rPr>
              <w:pPrChange w:id="3251"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p>
        </w:tc>
      </w:tr>
      <w:tr w:rsidR="00202757" w:rsidRPr="00202757" w14:paraId="286546A0" w14:textId="77777777" w:rsidTr="00202757">
        <w:trPr>
          <w:cnfStyle w:val="000000100000" w:firstRow="0" w:lastRow="0" w:firstColumn="0" w:lastColumn="0" w:oddVBand="0" w:evenVBand="0" w:oddHBand="1" w:evenHBand="0" w:firstRowFirstColumn="0" w:firstRowLastColumn="0" w:lastRowFirstColumn="0" w:lastRowLastColumn="0"/>
          <w:ins w:id="3252"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9F2BB7F" w14:textId="77777777" w:rsidR="00202757" w:rsidRPr="00202757" w:rsidRDefault="00202757">
            <w:pPr>
              <w:rPr>
                <w:ins w:id="3253" w:author="Rickey, Terry W (TJ) JR CIV USARMY CESAM (USA)" w:date="2026-01-14T11:28:00Z"/>
              </w:rPr>
              <w:pPrChange w:id="3254" w:author="Rickey, Terry W (TJ) JR CIV USARMY CESAM (USA)" w:date="2026-01-14T12:27:00Z" w16du:dateUtc="2026-01-14T18:27:00Z">
                <w:pPr>
                  <w:pStyle w:val="Heading2"/>
                  <w:spacing w:line="259" w:lineRule="auto"/>
                </w:pPr>
              </w:pPrChange>
            </w:pPr>
            <w:ins w:id="3255" w:author="Rickey, Terry W (TJ) JR CIV USARMY CESAM (USA)" w:date="2026-01-14T11:28:00Z">
              <w:r w:rsidRPr="00202757">
                <w:t>White Bass</w:t>
              </w:r>
            </w:ins>
          </w:p>
        </w:tc>
        <w:tc>
          <w:tcPr>
            <w:tcW w:w="0" w:type="auto"/>
            <w:hideMark/>
          </w:tcPr>
          <w:p w14:paraId="500FE4FB"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56" w:author="Rickey, Terry W (TJ) JR CIV USARMY CESAM (USA)" w:date="2026-01-14T11:28:00Z"/>
              </w:rPr>
              <w:pPrChange w:id="3257"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58" w:author="Rickey, Terry W (TJ) JR CIV USARMY CESAM (USA)" w:date="2026-01-14T11:28:00Z">
              <w:r w:rsidRPr="00202757">
                <w:rPr>
                  <w:rFonts w:ascii="Segoe UI Symbol" w:hAnsi="Segoe UI Symbol" w:cs="Segoe UI Symbol"/>
                </w:rPr>
                <w:t>✓</w:t>
              </w:r>
            </w:ins>
          </w:p>
        </w:tc>
        <w:tc>
          <w:tcPr>
            <w:tcW w:w="0" w:type="auto"/>
            <w:hideMark/>
          </w:tcPr>
          <w:p w14:paraId="0CD055F7"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59" w:author="Rickey, Terry W (TJ) JR CIV USARMY CESAM (USA)" w:date="2026-01-14T11:28:00Z"/>
              </w:rPr>
              <w:pPrChange w:id="3260"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61" w:author="Rickey, Terry W (TJ) JR CIV USARMY CESAM (USA)" w:date="2026-01-14T11:28:00Z">
              <w:r w:rsidRPr="00202757">
                <w:rPr>
                  <w:rFonts w:ascii="Segoe UI Symbol" w:hAnsi="Segoe UI Symbol" w:cs="Segoe UI Symbol"/>
                </w:rPr>
                <w:t>✓</w:t>
              </w:r>
            </w:ins>
          </w:p>
        </w:tc>
        <w:tc>
          <w:tcPr>
            <w:tcW w:w="2143" w:type="dxa"/>
            <w:hideMark/>
          </w:tcPr>
          <w:p w14:paraId="2F7EA3F9"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62" w:author="Rickey, Terry W (TJ) JR CIV USARMY CESAM (USA)" w:date="2026-01-14T11:28:00Z"/>
              </w:rPr>
              <w:pPrChange w:id="3263"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25B3FE81" w14:textId="77777777" w:rsidTr="00202757">
        <w:trPr>
          <w:ins w:id="3264"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0532052" w14:textId="77777777" w:rsidR="00202757" w:rsidRPr="00202757" w:rsidRDefault="00202757">
            <w:pPr>
              <w:rPr>
                <w:ins w:id="3265" w:author="Rickey, Terry W (TJ) JR CIV USARMY CESAM (USA)" w:date="2026-01-14T11:28:00Z"/>
              </w:rPr>
              <w:pPrChange w:id="3266" w:author="Rickey, Terry W (TJ) JR CIV USARMY CESAM (USA)" w:date="2026-01-14T12:27:00Z" w16du:dateUtc="2026-01-14T18:27:00Z">
                <w:pPr>
                  <w:pStyle w:val="Heading2"/>
                  <w:spacing w:line="259" w:lineRule="auto"/>
                </w:pPr>
              </w:pPrChange>
            </w:pPr>
            <w:ins w:id="3267" w:author="Rickey, Terry W (TJ) JR CIV USARMY CESAM (USA)" w:date="2026-01-14T11:28:00Z">
              <w:r w:rsidRPr="00202757">
                <w:t>White Crappie</w:t>
              </w:r>
            </w:ins>
          </w:p>
        </w:tc>
        <w:tc>
          <w:tcPr>
            <w:tcW w:w="0" w:type="auto"/>
            <w:hideMark/>
          </w:tcPr>
          <w:p w14:paraId="200BCC79"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68" w:author="Rickey, Terry W (TJ) JR CIV USARMY CESAM (USA)" w:date="2026-01-14T11:28:00Z"/>
              </w:rPr>
              <w:pPrChange w:id="3269"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70" w:author="Rickey, Terry W (TJ) JR CIV USARMY CESAM (USA)" w:date="2026-01-14T11:28:00Z">
              <w:r w:rsidRPr="00202757">
                <w:rPr>
                  <w:rFonts w:ascii="Segoe UI Symbol" w:hAnsi="Segoe UI Symbol" w:cs="Segoe UI Symbol"/>
                </w:rPr>
                <w:t>✓</w:t>
              </w:r>
            </w:ins>
          </w:p>
        </w:tc>
        <w:tc>
          <w:tcPr>
            <w:tcW w:w="0" w:type="auto"/>
            <w:hideMark/>
          </w:tcPr>
          <w:p w14:paraId="7FAFF9E5"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71" w:author="Rickey, Terry W (TJ) JR CIV USARMY CESAM (USA)" w:date="2026-01-14T11:28:00Z"/>
              </w:rPr>
              <w:pPrChange w:id="3272"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73" w:author="Rickey, Terry W (TJ) JR CIV USARMY CESAM (USA)" w:date="2026-01-14T11:28:00Z">
              <w:r w:rsidRPr="00202757">
                <w:rPr>
                  <w:rFonts w:ascii="Segoe UI Symbol" w:hAnsi="Segoe UI Symbol" w:cs="Segoe UI Symbol"/>
                </w:rPr>
                <w:t>✓</w:t>
              </w:r>
            </w:ins>
          </w:p>
        </w:tc>
        <w:tc>
          <w:tcPr>
            <w:tcW w:w="2143" w:type="dxa"/>
            <w:hideMark/>
          </w:tcPr>
          <w:p w14:paraId="1D12D262"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74" w:author="Rickey, Terry W (TJ) JR CIV USARMY CESAM (USA)" w:date="2026-01-14T11:28:00Z"/>
              </w:rPr>
              <w:pPrChange w:id="3275"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76" w:author="Rickey, Terry W (TJ) JR CIV USARMY CESAM (USA)" w:date="2026-01-14T11:28:00Z">
              <w:r w:rsidRPr="00202757">
                <w:rPr>
                  <w:rFonts w:ascii="Segoe UI Symbol" w:hAnsi="Segoe UI Symbol" w:cs="Segoe UI Symbol"/>
                </w:rPr>
                <w:t>✓</w:t>
              </w:r>
            </w:ins>
          </w:p>
        </w:tc>
      </w:tr>
      <w:tr w:rsidR="00202757" w:rsidRPr="00202757" w14:paraId="7C90DE05" w14:textId="77777777" w:rsidTr="00202757">
        <w:trPr>
          <w:cnfStyle w:val="000000100000" w:firstRow="0" w:lastRow="0" w:firstColumn="0" w:lastColumn="0" w:oddVBand="0" w:evenVBand="0" w:oddHBand="1" w:evenHBand="0" w:firstRowFirstColumn="0" w:firstRowLastColumn="0" w:lastRowFirstColumn="0" w:lastRowLastColumn="0"/>
          <w:ins w:id="3277"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706AF18C" w14:textId="77777777" w:rsidR="00202757" w:rsidRPr="00202757" w:rsidRDefault="00202757">
            <w:pPr>
              <w:rPr>
                <w:ins w:id="3278" w:author="Rickey, Terry W (TJ) JR CIV USARMY CESAM (USA)" w:date="2026-01-14T11:28:00Z"/>
              </w:rPr>
              <w:pPrChange w:id="3279" w:author="Rickey, Terry W (TJ) JR CIV USARMY CESAM (USA)" w:date="2026-01-14T12:27:00Z" w16du:dateUtc="2026-01-14T18:27:00Z">
                <w:pPr>
                  <w:pStyle w:val="Heading2"/>
                  <w:spacing w:line="259" w:lineRule="auto"/>
                </w:pPr>
              </w:pPrChange>
            </w:pPr>
            <w:ins w:id="3280" w:author="Rickey, Terry W (TJ) JR CIV USARMY CESAM (USA)" w:date="2026-01-14T11:28:00Z">
              <w:r w:rsidRPr="00202757">
                <w:t>Wiper Bass</w:t>
              </w:r>
            </w:ins>
          </w:p>
        </w:tc>
        <w:tc>
          <w:tcPr>
            <w:tcW w:w="0" w:type="auto"/>
            <w:hideMark/>
          </w:tcPr>
          <w:p w14:paraId="51C18E0E"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81" w:author="Rickey, Terry W (TJ) JR CIV USARMY CESAM (USA)" w:date="2026-01-14T11:28:00Z"/>
              </w:rPr>
              <w:pPrChange w:id="3282"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83" w:author="Rickey, Terry W (TJ) JR CIV USARMY CESAM (USA)" w:date="2026-01-14T11:28:00Z">
              <w:r w:rsidRPr="00202757">
                <w:rPr>
                  <w:rFonts w:ascii="Segoe UI Symbol" w:hAnsi="Segoe UI Symbol" w:cs="Segoe UI Symbol"/>
                </w:rPr>
                <w:t>✓</w:t>
              </w:r>
            </w:ins>
          </w:p>
        </w:tc>
        <w:tc>
          <w:tcPr>
            <w:tcW w:w="0" w:type="auto"/>
            <w:hideMark/>
          </w:tcPr>
          <w:p w14:paraId="09739538"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84" w:author="Rickey, Terry W (TJ) JR CIV USARMY CESAM (USA)" w:date="2026-01-14T11:28:00Z"/>
              </w:rPr>
              <w:pPrChange w:id="3285"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ins w:id="3286" w:author="Rickey, Terry W (TJ) JR CIV USARMY CESAM (USA)" w:date="2026-01-14T11:28:00Z">
              <w:r w:rsidRPr="00202757">
                <w:rPr>
                  <w:rFonts w:ascii="Segoe UI Symbol" w:hAnsi="Segoe UI Symbol" w:cs="Segoe UI Symbol"/>
                </w:rPr>
                <w:t>✓</w:t>
              </w:r>
            </w:ins>
          </w:p>
        </w:tc>
        <w:tc>
          <w:tcPr>
            <w:tcW w:w="2143" w:type="dxa"/>
            <w:hideMark/>
          </w:tcPr>
          <w:p w14:paraId="32302890" w14:textId="77777777" w:rsidR="00202757" w:rsidRPr="00202757" w:rsidRDefault="00202757">
            <w:pPr>
              <w:cnfStyle w:val="000000100000" w:firstRow="0" w:lastRow="0" w:firstColumn="0" w:lastColumn="0" w:oddVBand="0" w:evenVBand="0" w:oddHBand="1" w:evenHBand="0" w:firstRowFirstColumn="0" w:firstRowLastColumn="0" w:lastRowFirstColumn="0" w:lastRowLastColumn="0"/>
              <w:rPr>
                <w:ins w:id="3287" w:author="Rickey, Terry W (TJ) JR CIV USARMY CESAM (USA)" w:date="2026-01-14T11:28:00Z"/>
              </w:rPr>
              <w:pPrChange w:id="3288" w:author="Rickey, Terry W (TJ) JR CIV USARMY CESAM (USA)" w:date="2026-01-14T12:27:00Z" w16du:dateUtc="2026-01-14T18:27:00Z">
                <w:pPr>
                  <w:pStyle w:val="Heading2"/>
                  <w:spacing w:line="259" w:lineRule="auto"/>
                  <w:cnfStyle w:val="000000100000" w:firstRow="0" w:lastRow="0" w:firstColumn="0" w:lastColumn="0" w:oddVBand="0" w:evenVBand="0" w:oddHBand="1" w:evenHBand="0" w:firstRowFirstColumn="0" w:firstRowLastColumn="0" w:lastRowFirstColumn="0" w:lastRowLastColumn="0"/>
                </w:pPr>
              </w:pPrChange>
            </w:pPr>
          </w:p>
        </w:tc>
      </w:tr>
      <w:tr w:rsidR="00D76B41" w:rsidRPr="00202757" w14:paraId="5940E37C" w14:textId="77777777" w:rsidTr="00202757">
        <w:trPr>
          <w:ins w:id="3289" w:author="Rickey, Terry W (TJ) JR CIV USARMY CESAM (USA)" w:date="2026-01-14T11:28:00Z"/>
        </w:trPr>
        <w:tc>
          <w:tcPr>
            <w:cnfStyle w:val="001000000000" w:firstRow="0" w:lastRow="0" w:firstColumn="1" w:lastColumn="0" w:oddVBand="0" w:evenVBand="0" w:oddHBand="0" w:evenHBand="0" w:firstRowFirstColumn="0" w:firstRowLastColumn="0" w:lastRowFirstColumn="0" w:lastRowLastColumn="0"/>
            <w:tcW w:w="0" w:type="auto"/>
            <w:hideMark/>
          </w:tcPr>
          <w:p w14:paraId="5CA2717B" w14:textId="77777777" w:rsidR="00202757" w:rsidRPr="00202757" w:rsidRDefault="00202757">
            <w:pPr>
              <w:rPr>
                <w:ins w:id="3290" w:author="Rickey, Terry W (TJ) JR CIV USARMY CESAM (USA)" w:date="2026-01-14T11:28:00Z"/>
              </w:rPr>
              <w:pPrChange w:id="3291" w:author="Rickey, Terry W (TJ) JR CIV USARMY CESAM (USA)" w:date="2026-01-14T12:27:00Z" w16du:dateUtc="2026-01-14T18:27:00Z">
                <w:pPr>
                  <w:pStyle w:val="Heading2"/>
                  <w:spacing w:line="259" w:lineRule="auto"/>
                </w:pPr>
              </w:pPrChange>
            </w:pPr>
            <w:ins w:id="3292" w:author="Rickey, Terry W (TJ) JR CIV USARMY CESAM (USA)" w:date="2026-01-14T11:28:00Z">
              <w:r w:rsidRPr="00202757">
                <w:t>Total Fish Species (S)</w:t>
              </w:r>
            </w:ins>
          </w:p>
        </w:tc>
        <w:tc>
          <w:tcPr>
            <w:tcW w:w="0" w:type="auto"/>
            <w:hideMark/>
          </w:tcPr>
          <w:p w14:paraId="5EE86BB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93" w:author="Rickey, Terry W (TJ) JR CIV USARMY CESAM (USA)" w:date="2026-01-14T11:28:00Z"/>
              </w:rPr>
              <w:pPrChange w:id="3294"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95" w:author="Rickey, Terry W (TJ) JR CIV USARMY CESAM (USA)" w:date="2026-01-14T11:28:00Z">
              <w:r w:rsidRPr="00202757">
                <w:t>40</w:t>
              </w:r>
            </w:ins>
          </w:p>
        </w:tc>
        <w:tc>
          <w:tcPr>
            <w:tcW w:w="0" w:type="auto"/>
            <w:hideMark/>
          </w:tcPr>
          <w:p w14:paraId="1578A113"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96" w:author="Rickey, Terry W (TJ) JR CIV USARMY CESAM (USA)" w:date="2026-01-14T11:28:00Z"/>
              </w:rPr>
              <w:pPrChange w:id="3297"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298" w:author="Rickey, Terry W (TJ) JR CIV USARMY CESAM (USA)" w:date="2026-01-14T11:28:00Z">
              <w:r w:rsidRPr="00202757">
                <w:t>35</w:t>
              </w:r>
            </w:ins>
          </w:p>
        </w:tc>
        <w:tc>
          <w:tcPr>
            <w:tcW w:w="2143" w:type="dxa"/>
            <w:hideMark/>
          </w:tcPr>
          <w:p w14:paraId="4FC810B8" w14:textId="77777777" w:rsidR="00202757" w:rsidRPr="00202757" w:rsidRDefault="00202757">
            <w:pPr>
              <w:cnfStyle w:val="000000000000" w:firstRow="0" w:lastRow="0" w:firstColumn="0" w:lastColumn="0" w:oddVBand="0" w:evenVBand="0" w:oddHBand="0" w:evenHBand="0" w:firstRowFirstColumn="0" w:firstRowLastColumn="0" w:lastRowFirstColumn="0" w:lastRowLastColumn="0"/>
              <w:rPr>
                <w:ins w:id="3299" w:author="Rickey, Terry W (TJ) JR CIV USARMY CESAM (USA)" w:date="2026-01-14T11:28:00Z"/>
              </w:rPr>
              <w:pPrChange w:id="3300" w:author="Rickey, Terry W (TJ) JR CIV USARMY CESAM (USA)" w:date="2026-01-14T12:27:00Z" w16du:dateUtc="2026-01-14T18:27:00Z">
                <w:pPr>
                  <w:pStyle w:val="Heading2"/>
                  <w:spacing w:line="259" w:lineRule="auto"/>
                  <w:cnfStyle w:val="000000000000" w:firstRow="0" w:lastRow="0" w:firstColumn="0" w:lastColumn="0" w:oddVBand="0" w:evenVBand="0" w:oddHBand="0" w:evenHBand="0" w:firstRowFirstColumn="0" w:firstRowLastColumn="0" w:lastRowFirstColumn="0" w:lastRowLastColumn="0"/>
                </w:pPr>
              </w:pPrChange>
            </w:pPr>
            <w:ins w:id="3301" w:author="Rickey, Terry W (TJ) JR CIV USARMY CESAM (USA)" w:date="2026-01-14T11:28:00Z">
              <w:r w:rsidRPr="00202757">
                <w:t>21</w:t>
              </w:r>
            </w:ins>
          </w:p>
        </w:tc>
      </w:tr>
    </w:tbl>
    <w:p w14:paraId="4578873F" w14:textId="674DA790" w:rsidR="00AC490E" w:rsidRPr="0081180E" w:rsidRDefault="00AC490E" w:rsidP="00A7724C"/>
    <w:sectPr w:rsidR="00AC490E" w:rsidRPr="0081180E" w:rsidSect="00AC49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16" w:author="Richter, Lane A CIV USARMY CEMVP (USA)" w:date="2026-01-07T09:43:00Z" w:initials="RLACUC(">
    <w:p w14:paraId="65FF65F0" w14:textId="77777777" w:rsidR="0050126D" w:rsidRDefault="00615027" w:rsidP="0050126D">
      <w:pPr>
        <w:pStyle w:val="CommentText"/>
      </w:pPr>
      <w:r>
        <w:rPr>
          <w:rStyle w:val="CommentReference"/>
        </w:rPr>
        <w:annotationRef/>
      </w:r>
      <w:r w:rsidR="0050126D">
        <w:t>Maybe consider this one to replace above so the segments of river discussed are labeled.</w:t>
      </w:r>
    </w:p>
  </w:comment>
  <w:comment w:id="1047" w:author="Richter, Lane A CIV USARMY CEMVP (USA) [2]" w:date="2026-01-07T10:32:00Z" w:initials="LR">
    <w:p w14:paraId="0D9FFACA" w14:textId="77777777" w:rsidR="00C01223" w:rsidRDefault="00C01223" w:rsidP="00C01223">
      <w:pPr>
        <w:pStyle w:val="CommentText"/>
      </w:pPr>
      <w:r>
        <w:rPr>
          <w:rStyle w:val="CommentReference"/>
        </w:rPr>
        <w:annotationRef/>
      </w:r>
      <w:r>
        <w:t xml:space="preserve">This part of the river or the entire Alabama? </w:t>
      </w:r>
    </w:p>
  </w:comment>
  <w:comment w:id="1122" w:author="Richter, Lane A CIV USARMY CEMVP (USA) [2]" w:date="2026-01-07T10:58:00Z" w:initials="LR">
    <w:p w14:paraId="70832C2E" w14:textId="77777777" w:rsidR="00881B9C" w:rsidRDefault="00CD0836" w:rsidP="00881B9C">
      <w:pPr>
        <w:pStyle w:val="CommentText"/>
      </w:pPr>
      <w:r>
        <w:rPr>
          <w:rStyle w:val="CommentReference"/>
        </w:rPr>
        <w:annotationRef/>
      </w:r>
      <w:r w:rsidR="00881B9C">
        <w:t>Add section on how the dams are currently operated before going into the assessments that were done as part of SRP. Add info on existing conservation locking operations. What does that look like relative to normal operations. Seasonality to it? Conditions needed to attempt?</w:t>
      </w:r>
    </w:p>
  </w:comment>
  <w:comment w:id="1123" w:author="Richter, Lane A CIV USARMY CEMVP (USA) [2]" w:date="2026-01-07T10:52:00Z" w:initials="LR">
    <w:p w14:paraId="5802771A" w14:textId="77777777" w:rsidR="00483435" w:rsidRDefault="0080069C" w:rsidP="00483435">
      <w:pPr>
        <w:pStyle w:val="CommentText"/>
      </w:pPr>
      <w:r>
        <w:rPr>
          <w:rStyle w:val="CommentReference"/>
        </w:rPr>
        <w:annotationRef/>
      </w:r>
      <w:r w:rsidR="00483435">
        <w:t xml:space="preserve">Not sure this part is needed or maybe it is more of a clarification of what is meant. </w:t>
      </w:r>
    </w:p>
  </w:comment>
  <w:comment w:id="1135" w:author="Richter, Lane A CIV USARMY CEMVP (USA) [2]" w:date="2026-01-07T11:31:00Z" w:initials="LR">
    <w:p w14:paraId="38C3B5AF" w14:textId="77777777" w:rsidR="005370DD" w:rsidRDefault="00043862" w:rsidP="005370DD">
      <w:pPr>
        <w:pStyle w:val="CommentText"/>
      </w:pPr>
      <w:r>
        <w:rPr>
          <w:rStyle w:val="CommentReference"/>
        </w:rPr>
        <w:annotationRef/>
      </w:r>
      <w:r w:rsidR="005370DD">
        <w:t xml:space="preserve">Include a methodology section for each survey type. Provide a brief description of the sampling method and reference to methodology if available, how sites were selected,etc, their locations on a map.  Add a results section and briefly summarize the information from each of the three sampling methods. Share which target species were caught and any other notable information (note in discussion section). </w:t>
      </w:r>
    </w:p>
  </w:comment>
  <w:comment w:id="1186" w:author="Richter, Lane A CIV USARMY CEMVP (USA) [2]" w:date="2026-01-07T12:02:00Z" w:initials="LR">
    <w:p w14:paraId="08B924E8" w14:textId="77777777" w:rsidR="00EA2489" w:rsidRDefault="00F72F49" w:rsidP="00EA2489">
      <w:pPr>
        <w:pStyle w:val="CommentText"/>
      </w:pPr>
      <w:r>
        <w:rPr>
          <w:rStyle w:val="CommentReference"/>
        </w:rPr>
        <w:annotationRef/>
      </w:r>
      <w:r w:rsidR="00EA2489">
        <w:t>Which species or groups are best sampled with this method? Add that info to the report.</w:t>
      </w:r>
    </w:p>
  </w:comment>
  <w:comment w:id="1190" w:author="Richter, Lane A CIV USARMY CEMVP (USA) [2]" w:date="2026-01-07T11:29:00Z" w:initials="LR">
    <w:p w14:paraId="67DBF1AC" w14:textId="392E9F9F" w:rsidR="00CC0448" w:rsidRDefault="00CC0448" w:rsidP="00CC0448">
      <w:pPr>
        <w:pStyle w:val="CommentText"/>
      </w:pPr>
      <w:r>
        <w:rPr>
          <w:rStyle w:val="CommentReference"/>
        </w:rPr>
        <w:annotationRef/>
      </w:r>
      <w:r>
        <w:t>Where did sampling occur?</w:t>
      </w:r>
    </w:p>
  </w:comment>
  <w:comment w:id="1197" w:author="Richter, Lane A CIV USARMY CEMVP (USA) [2]" w:date="2026-01-07T12:00:00Z" w:initials="LR">
    <w:p w14:paraId="58F9D22C" w14:textId="77777777" w:rsidR="007D17DC" w:rsidRDefault="007D17DC" w:rsidP="007D17DC">
      <w:pPr>
        <w:pStyle w:val="CommentText"/>
      </w:pPr>
      <w:r>
        <w:rPr>
          <w:rStyle w:val="CommentReference"/>
        </w:rPr>
        <w:annotationRef/>
      </w:r>
      <w:r>
        <w:t>What were they?</w:t>
      </w:r>
    </w:p>
  </w:comment>
  <w:comment w:id="1202" w:author="Richter, Lane A CIV USARMY CEMVP (USA) [2]" w:date="2026-01-07T11:28:00Z" w:initials="LR">
    <w:p w14:paraId="32C7387D" w14:textId="21A2404A" w:rsidR="00CC3093" w:rsidRDefault="00CC3093" w:rsidP="00CC3093">
      <w:pPr>
        <w:pStyle w:val="CommentText"/>
      </w:pPr>
      <w:r>
        <w:rPr>
          <w:rStyle w:val="CommentReference"/>
        </w:rPr>
        <w:annotationRef/>
      </w:r>
      <w:r>
        <w:t>Add source of photo. Ex. Photo: USACE , or person’s name ADEM.</w:t>
      </w:r>
    </w:p>
  </w:comment>
  <w:comment w:id="1233" w:author="Richter, Lane A CIV USARMY CEMVP (USA) [2]" w:date="2026-01-07T12:05:00Z" w:initials="LR">
    <w:p w14:paraId="08664090" w14:textId="77777777" w:rsidR="006B024C" w:rsidRDefault="006B024C" w:rsidP="006B024C">
      <w:pPr>
        <w:pStyle w:val="CommentText"/>
      </w:pPr>
      <w:r>
        <w:rPr>
          <w:rStyle w:val="CommentReference"/>
        </w:rPr>
        <w:annotationRef/>
      </w:r>
      <w:r>
        <w:t xml:space="preserve">See comment above on adding locations map for this method, reference to methodology if the teams used a standardized one, add results sections to summarize what was found. Add discussion at the end of the report. </w:t>
      </w:r>
    </w:p>
  </w:comment>
  <w:comment w:id="1239" w:author="Richter, Lane A CIV USARMY CEMVP (USA) [2]" w:date="2026-01-07T12:30:00Z" w:initials="LR">
    <w:p w14:paraId="05E87DC9" w14:textId="77777777" w:rsidR="00822240" w:rsidRDefault="00822240" w:rsidP="00822240">
      <w:pPr>
        <w:pStyle w:val="CommentText"/>
      </w:pPr>
      <w:r>
        <w:rPr>
          <w:rStyle w:val="CommentReference"/>
        </w:rPr>
        <w:annotationRef/>
      </w:r>
      <w:r>
        <w:t xml:space="preserve">A single sandbar was sampled 12 times? Or 4 sandbars were sampled 12 times each? Looked like 4 sandbars based on previous shared data…. </w:t>
      </w:r>
    </w:p>
  </w:comment>
  <w:comment w:id="1246" w:author="Richter, Lane A CIV USARMY CEMVP (USA) [2]" w:date="2026-01-07T12:06:00Z" w:initials="LR">
    <w:p w14:paraId="159FDB5B" w14:textId="4F0DE94C" w:rsidR="00B76EF9" w:rsidRDefault="00B76EF9" w:rsidP="00B76EF9">
      <w:pPr>
        <w:pStyle w:val="CommentText"/>
      </w:pPr>
      <w:r>
        <w:rPr>
          <w:rStyle w:val="CommentReference"/>
        </w:rPr>
        <w:annotationRef/>
      </w:r>
      <w:r>
        <w:t>Add source of photo for all photos</w:t>
      </w:r>
    </w:p>
  </w:comment>
  <w:comment w:id="1265" w:author="Richter, Lane A CIV USARMY CEMVP (USA) [2]" w:date="2026-01-07T12:06:00Z" w:initials="LR">
    <w:p w14:paraId="6C68B6C2" w14:textId="77777777" w:rsidR="001E6A7B" w:rsidRDefault="001E6A7B" w:rsidP="001E6A7B">
      <w:pPr>
        <w:pStyle w:val="CommentText"/>
      </w:pPr>
      <w:r>
        <w:rPr>
          <w:rStyle w:val="CommentReference"/>
        </w:rPr>
        <w:annotationRef/>
      </w:r>
      <w:r>
        <w:t>Add source of photo for all photos</w:t>
      </w:r>
    </w:p>
  </w:comment>
  <w:comment w:id="1309" w:author="Richter, Lane A CIV USARMY CEMVP (USA) [2]" w:date="2026-01-07T12:34:00Z" w:initials="LR">
    <w:p w14:paraId="10E52190" w14:textId="77777777" w:rsidR="0058193B" w:rsidRDefault="0058193B" w:rsidP="0058193B">
      <w:pPr>
        <w:pStyle w:val="CommentText"/>
      </w:pPr>
      <w:r>
        <w:rPr>
          <w:rStyle w:val="CommentReference"/>
        </w:rPr>
        <w:annotationRef/>
      </w:r>
      <w:r>
        <w:t xml:space="preserve">Add a map with the sampling locations and site selection process. Add the number of trawl efforts to the methods section for the sampling type. Share basic information on the results from this sampling method, note anything of importance or value to future efforts. Think each strategy would have a methods, results, and discussion section. </w:t>
      </w:r>
    </w:p>
  </w:comment>
  <w:comment w:id="1388" w:author="Richter, Lane A CIV USARMY CEMVP (USA) [2]" w:date="2026-01-07T12:40:00Z" w:initials="LR">
    <w:p w14:paraId="3D632094" w14:textId="77777777" w:rsidR="000D0894" w:rsidRDefault="000D0894" w:rsidP="000D0894">
      <w:pPr>
        <w:pStyle w:val="CommentText"/>
      </w:pPr>
      <w:r>
        <w:rPr>
          <w:rStyle w:val="CommentReference"/>
        </w:rPr>
        <w:annotationRef/>
      </w:r>
      <w:r>
        <w:t xml:space="preserve">This includes sampled individuals from all three sampling methods or one of them? Add a discussion section and in that section add a comment on what the diversity analysis will be used for in future years, what can it tell you, and summarize what the first year results tell you in this report.  </w:t>
      </w:r>
    </w:p>
  </w:comment>
  <w:comment w:id="1391" w:author="Richter, Lane A CIV USARMY CEMVP (USA) [2]" w:date="2026-01-07T12:46:00Z" w:initials="LR">
    <w:p w14:paraId="3070A91D" w14:textId="77777777" w:rsidR="001E7464" w:rsidRDefault="001E7464" w:rsidP="001E7464">
      <w:pPr>
        <w:pStyle w:val="CommentText"/>
      </w:pPr>
      <w:r>
        <w:rPr>
          <w:rStyle w:val="CommentReference"/>
        </w:rPr>
        <w:annotationRef/>
      </w:r>
      <w:r>
        <w:t>Fix superscripts</w:t>
      </w:r>
    </w:p>
  </w:comment>
  <w:comment w:id="1392" w:author="Richter, Lane A CIV USARMY CEMVP (USA) [2]" w:date="2026-01-07T12:37:00Z" w:initials="LR">
    <w:p w14:paraId="1A2291E3" w14:textId="66FC322A" w:rsidR="0039592B" w:rsidRDefault="0039592B" w:rsidP="0039592B">
      <w:pPr>
        <w:pStyle w:val="CommentText"/>
      </w:pPr>
      <w:r>
        <w:rPr>
          <w:rStyle w:val="CommentReference"/>
        </w:rPr>
        <w:annotationRef/>
      </w:r>
      <w:r>
        <w:t>What is the superscript o for?</w:t>
      </w:r>
    </w:p>
  </w:comment>
  <w:comment w:id="1847" w:author="Richter, Lane A CIV USARMY CEMVP (USA) [2]" w:date="2024-12-12T12:05:00Z" w:initials="LR">
    <w:p w14:paraId="487CFA64" w14:textId="77777777" w:rsidR="00624B48" w:rsidRDefault="00FF22D9" w:rsidP="00624B48">
      <w:pPr>
        <w:pStyle w:val="CommentText"/>
      </w:pPr>
      <w:r>
        <w:rPr>
          <w:rStyle w:val="CommentReference"/>
        </w:rPr>
        <w:annotationRef/>
      </w:r>
      <w:r w:rsidR="00624B48">
        <w:t xml:space="preserve">This was included in a previous draft. Could that still be included so there can be a reference for which species were caught even the exact numbers may be off. </w:t>
      </w:r>
    </w:p>
  </w:comment>
  <w:comment w:id="1861" w:author="Richter, Lane A CIV USARMY CEMVP (USA) [2]" w:date="2024-12-12T12:38:00Z" w:initials="LR">
    <w:p w14:paraId="7D9EAB76" w14:textId="2491FBA8" w:rsidR="00FF22D9" w:rsidRDefault="00FF22D9" w:rsidP="00FF22D9">
      <w:pPr>
        <w:pStyle w:val="CommentText"/>
      </w:pPr>
      <w:r>
        <w:rPr>
          <w:rStyle w:val="CommentReference"/>
        </w:rPr>
        <w:annotationRef/>
      </w:r>
      <w:r>
        <w:t xml:space="preserve">Is this an overall table by sampling method?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F65F0" w15:done="0"/>
  <w15:commentEx w15:paraId="0D9FFACA" w15:done="0"/>
  <w15:commentEx w15:paraId="70832C2E" w15:done="0"/>
  <w15:commentEx w15:paraId="5802771A" w15:done="0"/>
  <w15:commentEx w15:paraId="38C3B5AF" w15:done="0"/>
  <w15:commentEx w15:paraId="08B924E8" w15:done="0"/>
  <w15:commentEx w15:paraId="67DBF1AC" w15:done="0"/>
  <w15:commentEx w15:paraId="58F9D22C" w15:done="0"/>
  <w15:commentEx w15:paraId="32C7387D" w15:done="0"/>
  <w15:commentEx w15:paraId="08664090" w15:done="0"/>
  <w15:commentEx w15:paraId="05E87DC9" w15:done="0"/>
  <w15:commentEx w15:paraId="159FDB5B" w15:done="0"/>
  <w15:commentEx w15:paraId="6C68B6C2" w15:done="0"/>
  <w15:commentEx w15:paraId="10E52190" w15:done="0"/>
  <w15:commentEx w15:paraId="3D632094" w15:done="0"/>
  <w15:commentEx w15:paraId="3070A91D" w15:done="0"/>
  <w15:commentEx w15:paraId="1A2291E3" w15:done="0"/>
  <w15:commentEx w15:paraId="487CFA64" w15:done="0"/>
  <w15:commentEx w15:paraId="7D9EAB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226B9" w16cex:dateUtc="2026-01-07T15:43:00Z">
    <w16cex:extLst>
      <w16:ext w16:uri="{CE6994B0-6A32-4C9F-8C6B-6E91EDA988CE}">
        <cr:reactions xmlns:cr="http://schemas.microsoft.com/office/comments/2020/reactions">
          <cr:reaction reactionType="1">
            <cr:reactionInfo dateUtc="2026-01-14T19:20:38Z">
              <cr:user userId="S::Terry.W.Rickey@usace.army.mil::dd6e12c8-57c2-460b-a298-af3983df7cdc" userProvider="AD" userName="Rickey, Terry W (TJ) JR CIV USARMY CESAM (USA)"/>
            </cr:reactionInfo>
          </cr:reaction>
        </cr:reactions>
      </w16:ext>
    </w16cex:extLst>
  </w16cex:commentExtensible>
  <w16cex:commentExtensible w16cex:durableId="4183E9CB" w16cex:dateUtc="2026-01-07T16:32:00Z">
    <w16cex:extLst>
      <w16:ext w16:uri="{CE6994B0-6A32-4C9F-8C6B-6E91EDA988CE}">
        <cr:reactions xmlns:cr="http://schemas.microsoft.com/office/comments/2020/reactions">
          <cr:reaction reactionType="1">
            <cr:reactionInfo dateUtc="2026-01-14T19:20:41Z">
              <cr:user userId="S::Terry.W.Rickey@usace.army.mil::dd6e12c8-57c2-460b-a298-af3983df7cdc" userProvider="AD" userName="Rickey, Terry W (TJ) JR CIV USARMY CESAM (USA)"/>
            </cr:reactionInfo>
          </cr:reaction>
        </cr:reactions>
      </w16:ext>
    </w16cex:extLst>
  </w16cex:commentExtensible>
  <w16cex:commentExtensible w16cex:durableId="39666727" w16cex:dateUtc="2026-01-07T16:58:00Z">
    <w16cex:extLst>
      <w16:ext w16:uri="{CE6994B0-6A32-4C9F-8C6B-6E91EDA988CE}">
        <cr:reactions xmlns:cr="http://schemas.microsoft.com/office/comments/2020/reactions">
          <cr:reaction reactionType="1">
            <cr:reactionInfo dateUtc="2026-01-14T19:20:45Z">
              <cr:user userId="S::Terry.W.Rickey@usace.army.mil::dd6e12c8-57c2-460b-a298-af3983df7cdc" userProvider="AD" userName="Rickey, Terry W (TJ) JR CIV USARMY CESAM (USA)"/>
            </cr:reactionInfo>
          </cr:reaction>
        </cr:reactions>
      </w16:ext>
    </w16cex:extLst>
  </w16cex:commentExtensible>
  <w16cex:commentExtensible w16cex:durableId="1B059AFD" w16cex:dateUtc="2026-01-07T16:52:00Z">
    <w16cex:extLst>
      <w16:ext w16:uri="{CE6994B0-6A32-4C9F-8C6B-6E91EDA988CE}">
        <cr:reactions xmlns:cr="http://schemas.microsoft.com/office/comments/2020/reactions">
          <cr:reaction reactionType="1">
            <cr:reactionInfo dateUtc="2026-01-14T19:21:01Z">
              <cr:user userId="S::Terry.W.Rickey@usace.army.mil::dd6e12c8-57c2-460b-a298-af3983df7cdc" userProvider="AD" userName="Rickey, Terry W (TJ) JR CIV USARMY CESAM (USA)"/>
            </cr:reactionInfo>
          </cr:reaction>
        </cr:reactions>
      </w16:ext>
    </w16cex:extLst>
  </w16cex:commentExtensible>
  <w16cex:commentExtensible w16cex:durableId="38F18EED" w16cex:dateUtc="2026-01-07T17:31:00Z">
    <w16cex:extLst>
      <w16:ext w16:uri="{CE6994B0-6A32-4C9F-8C6B-6E91EDA988CE}">
        <cr:reactions xmlns:cr="http://schemas.microsoft.com/office/comments/2020/reactions">
          <cr:reaction reactionType="1">
            <cr:reactionInfo dateUtc="2026-01-14T19:21:06Z">
              <cr:user userId="S::Terry.W.Rickey@usace.army.mil::dd6e12c8-57c2-460b-a298-af3983df7cdc" userProvider="AD" userName="Rickey, Terry W (TJ) JR CIV USARMY CESAM (USA)"/>
            </cr:reactionInfo>
          </cr:reaction>
        </cr:reactions>
      </w16:ext>
    </w16cex:extLst>
  </w16cex:commentExtensible>
  <w16cex:commentExtensible w16cex:durableId="13DCC9A0" w16cex:dateUtc="2026-01-07T18:02:00Z">
    <w16cex:extLst>
      <w16:ext w16:uri="{CE6994B0-6A32-4C9F-8C6B-6E91EDA988CE}">
        <cr:reactions xmlns:cr="http://schemas.microsoft.com/office/comments/2020/reactions">
          <cr:reaction reactionType="1">
            <cr:reactionInfo dateUtc="2026-01-14T19:21:09Z">
              <cr:user userId="S::Terry.W.Rickey@usace.army.mil::dd6e12c8-57c2-460b-a298-af3983df7cdc" userProvider="AD" userName="Rickey, Terry W (TJ) JR CIV USARMY CESAM (USA)"/>
            </cr:reactionInfo>
          </cr:reaction>
        </cr:reactions>
      </w16:ext>
    </w16cex:extLst>
  </w16cex:commentExtensible>
  <w16cex:commentExtensible w16cex:durableId="23F5B468" w16cex:dateUtc="2026-01-07T17:29:00Z">
    <w16cex:extLst>
      <w16:ext w16:uri="{CE6994B0-6A32-4C9F-8C6B-6E91EDA988CE}">
        <cr:reactions xmlns:cr="http://schemas.microsoft.com/office/comments/2020/reactions">
          <cr:reaction reactionType="1">
            <cr:reactionInfo dateUtc="2026-01-14T19:21:11Z">
              <cr:user userId="S::Terry.W.Rickey@usace.army.mil::dd6e12c8-57c2-460b-a298-af3983df7cdc" userProvider="AD" userName="Rickey, Terry W (TJ) JR CIV USARMY CESAM (USA)"/>
            </cr:reactionInfo>
          </cr:reaction>
        </cr:reactions>
      </w16:ext>
    </w16cex:extLst>
  </w16cex:commentExtensible>
  <w16cex:commentExtensible w16cex:durableId="330D0F57" w16cex:dateUtc="2026-01-07T18:00:00Z">
    <w16cex:extLst>
      <w16:ext w16:uri="{CE6994B0-6A32-4C9F-8C6B-6E91EDA988CE}">
        <cr:reactions xmlns:cr="http://schemas.microsoft.com/office/comments/2020/reactions">
          <cr:reaction reactionType="1">
            <cr:reactionInfo dateUtc="2026-01-14T19:21:14Z">
              <cr:user userId="S::Terry.W.Rickey@usace.army.mil::dd6e12c8-57c2-460b-a298-af3983df7cdc" userProvider="AD" userName="Rickey, Terry W (TJ) JR CIV USARMY CESAM (USA)"/>
            </cr:reactionInfo>
          </cr:reaction>
        </cr:reactions>
      </w16:ext>
    </w16cex:extLst>
  </w16cex:commentExtensible>
  <w16cex:commentExtensible w16cex:durableId="08FC56FE" w16cex:dateUtc="2026-01-07T17:28:00Z">
    <w16cex:extLst>
      <w16:ext w16:uri="{CE6994B0-6A32-4C9F-8C6B-6E91EDA988CE}">
        <cr:reactions xmlns:cr="http://schemas.microsoft.com/office/comments/2020/reactions">
          <cr:reaction reactionType="1">
            <cr:reactionInfo dateUtc="2026-01-14T19:21:16Z">
              <cr:user userId="S::Terry.W.Rickey@usace.army.mil::dd6e12c8-57c2-460b-a298-af3983df7cdc" userProvider="AD" userName="Rickey, Terry W (TJ) JR CIV USARMY CESAM (USA)"/>
            </cr:reactionInfo>
          </cr:reaction>
        </cr:reactions>
      </w16:ext>
    </w16cex:extLst>
  </w16cex:commentExtensible>
  <w16cex:commentExtensible w16cex:durableId="5EEFD863" w16cex:dateUtc="2026-01-07T18:05:00Z"/>
  <w16cex:commentExtensible w16cex:durableId="66606974" w16cex:dateUtc="2026-01-07T18:30:00Z"/>
  <w16cex:commentExtensible w16cex:durableId="33F0BC06" w16cex:dateUtc="2026-01-07T18:06:00Z"/>
  <w16cex:commentExtensible w16cex:durableId="1AE25461" w16cex:dateUtc="2026-01-07T18:06:00Z"/>
  <w16cex:commentExtensible w16cex:durableId="40F2EC1E" w16cex:dateUtc="2026-01-07T18:34:00Z"/>
  <w16cex:commentExtensible w16cex:durableId="7DF4489A" w16cex:dateUtc="2026-01-07T18:40:00Z"/>
  <w16cex:commentExtensible w16cex:durableId="2C0E47F2" w16cex:dateUtc="2026-01-07T18:46:00Z"/>
  <w16cex:commentExtensible w16cex:durableId="49CAA125" w16cex:dateUtc="2026-01-07T18:37:00Z"/>
  <w16cex:commentExtensible w16cex:durableId="2B054FFE" w16cex:dateUtc="2024-12-12T18:05:00Z"/>
  <w16cex:commentExtensible w16cex:durableId="2B0557DB" w16cex:dateUtc="2024-12-12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F65F0" w16cid:durableId="1CF226B9"/>
  <w16cid:commentId w16cid:paraId="0D9FFACA" w16cid:durableId="4183E9CB"/>
  <w16cid:commentId w16cid:paraId="70832C2E" w16cid:durableId="39666727"/>
  <w16cid:commentId w16cid:paraId="5802771A" w16cid:durableId="1B059AFD"/>
  <w16cid:commentId w16cid:paraId="38C3B5AF" w16cid:durableId="38F18EED"/>
  <w16cid:commentId w16cid:paraId="08B924E8" w16cid:durableId="13DCC9A0"/>
  <w16cid:commentId w16cid:paraId="67DBF1AC" w16cid:durableId="23F5B468"/>
  <w16cid:commentId w16cid:paraId="58F9D22C" w16cid:durableId="330D0F57"/>
  <w16cid:commentId w16cid:paraId="32C7387D" w16cid:durableId="08FC56FE"/>
  <w16cid:commentId w16cid:paraId="08664090" w16cid:durableId="5EEFD863"/>
  <w16cid:commentId w16cid:paraId="05E87DC9" w16cid:durableId="66606974"/>
  <w16cid:commentId w16cid:paraId="159FDB5B" w16cid:durableId="33F0BC06"/>
  <w16cid:commentId w16cid:paraId="6C68B6C2" w16cid:durableId="1AE25461"/>
  <w16cid:commentId w16cid:paraId="10E52190" w16cid:durableId="40F2EC1E"/>
  <w16cid:commentId w16cid:paraId="3D632094" w16cid:durableId="7DF4489A"/>
  <w16cid:commentId w16cid:paraId="3070A91D" w16cid:durableId="2C0E47F2"/>
  <w16cid:commentId w16cid:paraId="1A2291E3" w16cid:durableId="49CAA125"/>
  <w16cid:commentId w16cid:paraId="487CFA64" w16cid:durableId="2B054FFE"/>
  <w16cid:commentId w16cid:paraId="7D9EAB76" w16cid:durableId="2B0557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A28D" w14:textId="77777777" w:rsidR="00995BE2" w:rsidRDefault="00995BE2" w:rsidP="000221B4">
      <w:pPr>
        <w:spacing w:after="0" w:line="240" w:lineRule="auto"/>
      </w:pPr>
      <w:r>
        <w:separator/>
      </w:r>
    </w:p>
  </w:endnote>
  <w:endnote w:type="continuationSeparator" w:id="0">
    <w:p w14:paraId="47012DA3" w14:textId="77777777" w:rsidR="00995BE2" w:rsidRDefault="00995BE2" w:rsidP="000221B4">
      <w:pPr>
        <w:spacing w:after="0" w:line="240" w:lineRule="auto"/>
      </w:pPr>
      <w:r>
        <w:continuationSeparator/>
      </w:r>
    </w:p>
  </w:endnote>
  <w:endnote w:type="continuationNotice" w:id="1">
    <w:p w14:paraId="32152D0A" w14:textId="77777777" w:rsidR="00995BE2" w:rsidRDefault="00995B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B996B" w14:textId="77777777" w:rsidR="00995BE2" w:rsidRDefault="00995BE2" w:rsidP="000221B4">
      <w:pPr>
        <w:spacing w:after="0" w:line="240" w:lineRule="auto"/>
      </w:pPr>
      <w:r>
        <w:separator/>
      </w:r>
    </w:p>
  </w:footnote>
  <w:footnote w:type="continuationSeparator" w:id="0">
    <w:p w14:paraId="40DB8FE3" w14:textId="77777777" w:rsidR="00995BE2" w:rsidRDefault="00995BE2" w:rsidP="000221B4">
      <w:pPr>
        <w:spacing w:after="0" w:line="240" w:lineRule="auto"/>
      </w:pPr>
      <w:r>
        <w:continuationSeparator/>
      </w:r>
    </w:p>
  </w:footnote>
  <w:footnote w:type="continuationNotice" w:id="1">
    <w:p w14:paraId="26F24489" w14:textId="77777777" w:rsidR="00995BE2" w:rsidRDefault="00995B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FC4"/>
    <w:multiLevelType w:val="multilevel"/>
    <w:tmpl w:val="CBC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8419E"/>
    <w:multiLevelType w:val="hybridMultilevel"/>
    <w:tmpl w:val="FA1E0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A49EA"/>
    <w:multiLevelType w:val="multilevel"/>
    <w:tmpl w:val="DA2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D7C28"/>
    <w:multiLevelType w:val="multilevel"/>
    <w:tmpl w:val="DB8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057F4"/>
    <w:multiLevelType w:val="multilevel"/>
    <w:tmpl w:val="EFF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BD6434"/>
    <w:multiLevelType w:val="multilevel"/>
    <w:tmpl w:val="CCA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CC3316"/>
    <w:multiLevelType w:val="multilevel"/>
    <w:tmpl w:val="234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F43C35"/>
    <w:multiLevelType w:val="multilevel"/>
    <w:tmpl w:val="20CA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94852"/>
    <w:multiLevelType w:val="multilevel"/>
    <w:tmpl w:val="664C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D4DF6"/>
    <w:multiLevelType w:val="multilevel"/>
    <w:tmpl w:val="182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762004"/>
    <w:multiLevelType w:val="multilevel"/>
    <w:tmpl w:val="D936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B5489"/>
    <w:multiLevelType w:val="hybridMultilevel"/>
    <w:tmpl w:val="89506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63942"/>
    <w:multiLevelType w:val="multilevel"/>
    <w:tmpl w:val="A30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07354B"/>
    <w:multiLevelType w:val="multilevel"/>
    <w:tmpl w:val="7EDC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73709"/>
    <w:multiLevelType w:val="hybridMultilevel"/>
    <w:tmpl w:val="340A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D73426"/>
    <w:multiLevelType w:val="multilevel"/>
    <w:tmpl w:val="96A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A03E9D"/>
    <w:multiLevelType w:val="multilevel"/>
    <w:tmpl w:val="7D14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038A9"/>
    <w:multiLevelType w:val="hybridMultilevel"/>
    <w:tmpl w:val="E51A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2922E4"/>
    <w:multiLevelType w:val="multilevel"/>
    <w:tmpl w:val="822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9B668E"/>
    <w:multiLevelType w:val="multilevel"/>
    <w:tmpl w:val="61F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712926"/>
    <w:multiLevelType w:val="multilevel"/>
    <w:tmpl w:val="A470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0380836">
    <w:abstractNumId w:val="11"/>
  </w:num>
  <w:num w:numId="2" w16cid:durableId="1171069620">
    <w:abstractNumId w:val="0"/>
  </w:num>
  <w:num w:numId="3" w16cid:durableId="1266574061">
    <w:abstractNumId w:val="14"/>
  </w:num>
  <w:num w:numId="4" w16cid:durableId="346106534">
    <w:abstractNumId w:val="17"/>
  </w:num>
  <w:num w:numId="5" w16cid:durableId="519009973">
    <w:abstractNumId w:val="3"/>
  </w:num>
  <w:num w:numId="6" w16cid:durableId="1559055366">
    <w:abstractNumId w:val="12"/>
  </w:num>
  <w:num w:numId="7" w16cid:durableId="214588861">
    <w:abstractNumId w:val="5"/>
  </w:num>
  <w:num w:numId="8" w16cid:durableId="926618401">
    <w:abstractNumId w:val="13"/>
  </w:num>
  <w:num w:numId="9" w16cid:durableId="935091356">
    <w:abstractNumId w:val="16"/>
  </w:num>
  <w:num w:numId="10" w16cid:durableId="1981618037">
    <w:abstractNumId w:val="20"/>
  </w:num>
  <w:num w:numId="11" w16cid:durableId="361977257">
    <w:abstractNumId w:val="15"/>
  </w:num>
  <w:num w:numId="12" w16cid:durableId="1367751930">
    <w:abstractNumId w:val="10"/>
  </w:num>
  <w:num w:numId="13" w16cid:durableId="409500010">
    <w:abstractNumId w:val="9"/>
  </w:num>
  <w:num w:numId="14" w16cid:durableId="1451781238">
    <w:abstractNumId w:val="4"/>
  </w:num>
  <w:num w:numId="15" w16cid:durableId="399251884">
    <w:abstractNumId w:val="6"/>
  </w:num>
  <w:num w:numId="16" w16cid:durableId="907686935">
    <w:abstractNumId w:val="2"/>
  </w:num>
  <w:num w:numId="17" w16cid:durableId="798648848">
    <w:abstractNumId w:val="8"/>
  </w:num>
  <w:num w:numId="18" w16cid:durableId="866984437">
    <w:abstractNumId w:val="7"/>
  </w:num>
  <w:num w:numId="19" w16cid:durableId="735906698">
    <w:abstractNumId w:val="19"/>
  </w:num>
  <w:num w:numId="20" w16cid:durableId="458760870">
    <w:abstractNumId w:val="1"/>
  </w:num>
  <w:num w:numId="21" w16cid:durableId="3651447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key, Terry W (TJ) JR CIV USARMY CESAM (USA)">
    <w15:presenceInfo w15:providerId="AD" w15:userId="S::Terry.W.Rickey@usace.army.mil::dd6e12c8-57c2-460b-a298-af3983df7cdc"/>
  </w15:person>
  <w15:person w15:author="Richter, Lane A CIV USARMY CEMVP (USA)">
    <w15:presenceInfo w15:providerId="AD" w15:userId="S-1-5-21-3751066826-4000184148-1150704441-127420"/>
  </w15:person>
  <w15:person w15:author="Richter, Lane A CIV USARMY CEMVP (USA) [2]">
    <w15:presenceInfo w15:providerId="AD" w15:userId="S::Lane.A.Richter@usace.army.mil::17094e4f-ebe0-4fa2-a62b-d8118cf0c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revisionView w:markup="0"/>
  <w:trackRevisions/>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B7E"/>
    <w:rsid w:val="00006F01"/>
    <w:rsid w:val="000207B3"/>
    <w:rsid w:val="000221B4"/>
    <w:rsid w:val="000330BC"/>
    <w:rsid w:val="00035A60"/>
    <w:rsid w:val="00042E51"/>
    <w:rsid w:val="00043862"/>
    <w:rsid w:val="00074353"/>
    <w:rsid w:val="00077732"/>
    <w:rsid w:val="000874C2"/>
    <w:rsid w:val="00087E5D"/>
    <w:rsid w:val="000904F9"/>
    <w:rsid w:val="000B7254"/>
    <w:rsid w:val="000C67B6"/>
    <w:rsid w:val="000D0894"/>
    <w:rsid w:val="000F057F"/>
    <w:rsid w:val="00102322"/>
    <w:rsid w:val="00116293"/>
    <w:rsid w:val="00121F4E"/>
    <w:rsid w:val="001249EA"/>
    <w:rsid w:val="00132A96"/>
    <w:rsid w:val="00140E82"/>
    <w:rsid w:val="00147FE2"/>
    <w:rsid w:val="00150B7E"/>
    <w:rsid w:val="001626FE"/>
    <w:rsid w:val="00166E99"/>
    <w:rsid w:val="00170699"/>
    <w:rsid w:val="00196665"/>
    <w:rsid w:val="00196ADA"/>
    <w:rsid w:val="001A6CEF"/>
    <w:rsid w:val="001B20EA"/>
    <w:rsid w:val="001C2722"/>
    <w:rsid w:val="001E106B"/>
    <w:rsid w:val="001E592A"/>
    <w:rsid w:val="001E6A7B"/>
    <w:rsid w:val="001E6FE0"/>
    <w:rsid w:val="001E7464"/>
    <w:rsid w:val="001F265F"/>
    <w:rsid w:val="0020161D"/>
    <w:rsid w:val="00202757"/>
    <w:rsid w:val="0021127B"/>
    <w:rsid w:val="00211345"/>
    <w:rsid w:val="00211A0D"/>
    <w:rsid w:val="00212E54"/>
    <w:rsid w:val="00232B54"/>
    <w:rsid w:val="002405B8"/>
    <w:rsid w:val="00242FD8"/>
    <w:rsid w:val="00243834"/>
    <w:rsid w:val="00253905"/>
    <w:rsid w:val="0025489E"/>
    <w:rsid w:val="00255E93"/>
    <w:rsid w:val="00256173"/>
    <w:rsid w:val="00261C27"/>
    <w:rsid w:val="002675FF"/>
    <w:rsid w:val="0027183A"/>
    <w:rsid w:val="0027229E"/>
    <w:rsid w:val="00276A32"/>
    <w:rsid w:val="0027704B"/>
    <w:rsid w:val="00282918"/>
    <w:rsid w:val="00283EDB"/>
    <w:rsid w:val="002914E0"/>
    <w:rsid w:val="00296190"/>
    <w:rsid w:val="002E0CBB"/>
    <w:rsid w:val="002E6691"/>
    <w:rsid w:val="002E6764"/>
    <w:rsid w:val="002F3A93"/>
    <w:rsid w:val="00307BDD"/>
    <w:rsid w:val="0031151A"/>
    <w:rsid w:val="0031486A"/>
    <w:rsid w:val="0032570C"/>
    <w:rsid w:val="003271B6"/>
    <w:rsid w:val="00340499"/>
    <w:rsid w:val="003417C0"/>
    <w:rsid w:val="00357943"/>
    <w:rsid w:val="00380351"/>
    <w:rsid w:val="00383BCE"/>
    <w:rsid w:val="00387E00"/>
    <w:rsid w:val="00391271"/>
    <w:rsid w:val="00392BF3"/>
    <w:rsid w:val="00392F5A"/>
    <w:rsid w:val="0039592B"/>
    <w:rsid w:val="003A1186"/>
    <w:rsid w:val="003A3A8C"/>
    <w:rsid w:val="003A46A8"/>
    <w:rsid w:val="003B5A9F"/>
    <w:rsid w:val="003C20B9"/>
    <w:rsid w:val="003C48B1"/>
    <w:rsid w:val="003E15F9"/>
    <w:rsid w:val="003E51E6"/>
    <w:rsid w:val="003F494A"/>
    <w:rsid w:val="003F7156"/>
    <w:rsid w:val="004153F5"/>
    <w:rsid w:val="00454853"/>
    <w:rsid w:val="00460741"/>
    <w:rsid w:val="0046172E"/>
    <w:rsid w:val="00464648"/>
    <w:rsid w:val="00464924"/>
    <w:rsid w:val="00474008"/>
    <w:rsid w:val="00474EF9"/>
    <w:rsid w:val="0047705E"/>
    <w:rsid w:val="00483435"/>
    <w:rsid w:val="0049076A"/>
    <w:rsid w:val="0049682D"/>
    <w:rsid w:val="004B0D35"/>
    <w:rsid w:val="004B6CF0"/>
    <w:rsid w:val="004D5E1D"/>
    <w:rsid w:val="004E2F5F"/>
    <w:rsid w:val="004E6355"/>
    <w:rsid w:val="004E77E9"/>
    <w:rsid w:val="004F262F"/>
    <w:rsid w:val="004F4A80"/>
    <w:rsid w:val="0050126D"/>
    <w:rsid w:val="0051465D"/>
    <w:rsid w:val="0052097E"/>
    <w:rsid w:val="00527DC8"/>
    <w:rsid w:val="00535562"/>
    <w:rsid w:val="005370DD"/>
    <w:rsid w:val="00544685"/>
    <w:rsid w:val="00544749"/>
    <w:rsid w:val="005448F1"/>
    <w:rsid w:val="0055609C"/>
    <w:rsid w:val="005629B2"/>
    <w:rsid w:val="00565E10"/>
    <w:rsid w:val="005729F2"/>
    <w:rsid w:val="00573419"/>
    <w:rsid w:val="0058193B"/>
    <w:rsid w:val="005918D1"/>
    <w:rsid w:val="005B0A81"/>
    <w:rsid w:val="005C0510"/>
    <w:rsid w:val="005C72E3"/>
    <w:rsid w:val="005D3E7A"/>
    <w:rsid w:val="005E0A6F"/>
    <w:rsid w:val="005E72CB"/>
    <w:rsid w:val="005E774F"/>
    <w:rsid w:val="005F7739"/>
    <w:rsid w:val="006056A4"/>
    <w:rsid w:val="0061025A"/>
    <w:rsid w:val="00615027"/>
    <w:rsid w:val="006167F0"/>
    <w:rsid w:val="00624B48"/>
    <w:rsid w:val="006252E6"/>
    <w:rsid w:val="0062718D"/>
    <w:rsid w:val="00637195"/>
    <w:rsid w:val="00637CED"/>
    <w:rsid w:val="006412F8"/>
    <w:rsid w:val="006473D0"/>
    <w:rsid w:val="00647775"/>
    <w:rsid w:val="00647A51"/>
    <w:rsid w:val="006529D2"/>
    <w:rsid w:val="00652E98"/>
    <w:rsid w:val="006639AA"/>
    <w:rsid w:val="00672CAF"/>
    <w:rsid w:val="00674A19"/>
    <w:rsid w:val="00690F1C"/>
    <w:rsid w:val="00695149"/>
    <w:rsid w:val="006A2582"/>
    <w:rsid w:val="006A4CF2"/>
    <w:rsid w:val="006B024C"/>
    <w:rsid w:val="006B15E4"/>
    <w:rsid w:val="006B3FA0"/>
    <w:rsid w:val="006B41A2"/>
    <w:rsid w:val="006D6C7E"/>
    <w:rsid w:val="006E4D0F"/>
    <w:rsid w:val="006F1293"/>
    <w:rsid w:val="006F62EB"/>
    <w:rsid w:val="0072468A"/>
    <w:rsid w:val="0073246C"/>
    <w:rsid w:val="0073352B"/>
    <w:rsid w:val="007403DF"/>
    <w:rsid w:val="00750329"/>
    <w:rsid w:val="007639AC"/>
    <w:rsid w:val="00764AF5"/>
    <w:rsid w:val="00765413"/>
    <w:rsid w:val="00767AB3"/>
    <w:rsid w:val="007871A5"/>
    <w:rsid w:val="007A0FD1"/>
    <w:rsid w:val="007C4060"/>
    <w:rsid w:val="007D17DC"/>
    <w:rsid w:val="007D4ABC"/>
    <w:rsid w:val="007F1EBB"/>
    <w:rsid w:val="007F295A"/>
    <w:rsid w:val="0080069C"/>
    <w:rsid w:val="0081180E"/>
    <w:rsid w:val="00811B08"/>
    <w:rsid w:val="008176D9"/>
    <w:rsid w:val="00822240"/>
    <w:rsid w:val="00825245"/>
    <w:rsid w:val="00826A6B"/>
    <w:rsid w:val="008314F8"/>
    <w:rsid w:val="00833C4A"/>
    <w:rsid w:val="00837F00"/>
    <w:rsid w:val="008644EA"/>
    <w:rsid w:val="00865E03"/>
    <w:rsid w:val="00873E1A"/>
    <w:rsid w:val="00880379"/>
    <w:rsid w:val="00881B9C"/>
    <w:rsid w:val="00884362"/>
    <w:rsid w:val="00893E0A"/>
    <w:rsid w:val="008A15BE"/>
    <w:rsid w:val="008B0459"/>
    <w:rsid w:val="008C089A"/>
    <w:rsid w:val="008D08D6"/>
    <w:rsid w:val="008D251C"/>
    <w:rsid w:val="008D3A11"/>
    <w:rsid w:val="008D3F82"/>
    <w:rsid w:val="008D62BF"/>
    <w:rsid w:val="008D7B7E"/>
    <w:rsid w:val="008E2189"/>
    <w:rsid w:val="008F1B1D"/>
    <w:rsid w:val="0091156F"/>
    <w:rsid w:val="00946ED3"/>
    <w:rsid w:val="00947B2E"/>
    <w:rsid w:val="009522CF"/>
    <w:rsid w:val="0095247C"/>
    <w:rsid w:val="009577EC"/>
    <w:rsid w:val="009619AC"/>
    <w:rsid w:val="009767E0"/>
    <w:rsid w:val="00984A22"/>
    <w:rsid w:val="00993329"/>
    <w:rsid w:val="00995BE2"/>
    <w:rsid w:val="009A5B8A"/>
    <w:rsid w:val="009B2174"/>
    <w:rsid w:val="009B4D60"/>
    <w:rsid w:val="009B738D"/>
    <w:rsid w:val="009D6109"/>
    <w:rsid w:val="009E33A7"/>
    <w:rsid w:val="009E6219"/>
    <w:rsid w:val="00A2239B"/>
    <w:rsid w:val="00A31FF2"/>
    <w:rsid w:val="00A44A7F"/>
    <w:rsid w:val="00A51C1E"/>
    <w:rsid w:val="00A62863"/>
    <w:rsid w:val="00A7724C"/>
    <w:rsid w:val="00A82702"/>
    <w:rsid w:val="00A870D7"/>
    <w:rsid w:val="00A93E1C"/>
    <w:rsid w:val="00A95DBF"/>
    <w:rsid w:val="00AA18B1"/>
    <w:rsid w:val="00AC0A99"/>
    <w:rsid w:val="00AC490E"/>
    <w:rsid w:val="00AD3920"/>
    <w:rsid w:val="00AF0108"/>
    <w:rsid w:val="00AF043B"/>
    <w:rsid w:val="00AF1A2F"/>
    <w:rsid w:val="00AF5197"/>
    <w:rsid w:val="00B04ED9"/>
    <w:rsid w:val="00B05972"/>
    <w:rsid w:val="00B144B4"/>
    <w:rsid w:val="00B26B96"/>
    <w:rsid w:val="00B32435"/>
    <w:rsid w:val="00B502D8"/>
    <w:rsid w:val="00B66B1D"/>
    <w:rsid w:val="00B76EF9"/>
    <w:rsid w:val="00B826FC"/>
    <w:rsid w:val="00B86C53"/>
    <w:rsid w:val="00B8770F"/>
    <w:rsid w:val="00BA0316"/>
    <w:rsid w:val="00BA1D2B"/>
    <w:rsid w:val="00BB1094"/>
    <w:rsid w:val="00BB16C3"/>
    <w:rsid w:val="00BB3E3A"/>
    <w:rsid w:val="00BB6F52"/>
    <w:rsid w:val="00C01223"/>
    <w:rsid w:val="00C033C9"/>
    <w:rsid w:val="00C12884"/>
    <w:rsid w:val="00C164C4"/>
    <w:rsid w:val="00C165A7"/>
    <w:rsid w:val="00C34C75"/>
    <w:rsid w:val="00C502DE"/>
    <w:rsid w:val="00C51A97"/>
    <w:rsid w:val="00C538A3"/>
    <w:rsid w:val="00C57CEB"/>
    <w:rsid w:val="00C60EFD"/>
    <w:rsid w:val="00C67105"/>
    <w:rsid w:val="00C726D7"/>
    <w:rsid w:val="00C82365"/>
    <w:rsid w:val="00C90451"/>
    <w:rsid w:val="00C95CD0"/>
    <w:rsid w:val="00C97CA4"/>
    <w:rsid w:val="00CA6EC4"/>
    <w:rsid w:val="00CC020F"/>
    <w:rsid w:val="00CC0448"/>
    <w:rsid w:val="00CC3093"/>
    <w:rsid w:val="00CC4DF9"/>
    <w:rsid w:val="00CC724B"/>
    <w:rsid w:val="00CD0836"/>
    <w:rsid w:val="00CF0783"/>
    <w:rsid w:val="00CF2E9E"/>
    <w:rsid w:val="00CF4E2E"/>
    <w:rsid w:val="00CF5089"/>
    <w:rsid w:val="00D130C2"/>
    <w:rsid w:val="00D26B05"/>
    <w:rsid w:val="00D300C9"/>
    <w:rsid w:val="00D322E4"/>
    <w:rsid w:val="00D417A3"/>
    <w:rsid w:val="00D75B9C"/>
    <w:rsid w:val="00D76B41"/>
    <w:rsid w:val="00D86DCE"/>
    <w:rsid w:val="00D9530A"/>
    <w:rsid w:val="00D960F8"/>
    <w:rsid w:val="00D972B6"/>
    <w:rsid w:val="00DA6F85"/>
    <w:rsid w:val="00DA73EF"/>
    <w:rsid w:val="00DC3712"/>
    <w:rsid w:val="00DD30FB"/>
    <w:rsid w:val="00E00226"/>
    <w:rsid w:val="00E0293B"/>
    <w:rsid w:val="00E0784C"/>
    <w:rsid w:val="00E10A3A"/>
    <w:rsid w:val="00E12F2E"/>
    <w:rsid w:val="00E149A5"/>
    <w:rsid w:val="00E26FE0"/>
    <w:rsid w:val="00E3557F"/>
    <w:rsid w:val="00E43DDB"/>
    <w:rsid w:val="00E507D2"/>
    <w:rsid w:val="00E569DE"/>
    <w:rsid w:val="00E678FB"/>
    <w:rsid w:val="00E70AF3"/>
    <w:rsid w:val="00E729D4"/>
    <w:rsid w:val="00E77227"/>
    <w:rsid w:val="00E87237"/>
    <w:rsid w:val="00EA2489"/>
    <w:rsid w:val="00EA507B"/>
    <w:rsid w:val="00EC4CC1"/>
    <w:rsid w:val="00ED2919"/>
    <w:rsid w:val="00EF05B6"/>
    <w:rsid w:val="00EF327B"/>
    <w:rsid w:val="00F35057"/>
    <w:rsid w:val="00F40DEA"/>
    <w:rsid w:val="00F430F1"/>
    <w:rsid w:val="00F54A89"/>
    <w:rsid w:val="00F62874"/>
    <w:rsid w:val="00F62A0B"/>
    <w:rsid w:val="00F72F49"/>
    <w:rsid w:val="00F8275F"/>
    <w:rsid w:val="00F84BBA"/>
    <w:rsid w:val="00F85645"/>
    <w:rsid w:val="00F873C1"/>
    <w:rsid w:val="00F946BD"/>
    <w:rsid w:val="00FC338D"/>
    <w:rsid w:val="00FC784E"/>
    <w:rsid w:val="00FD1EB5"/>
    <w:rsid w:val="00FD2192"/>
    <w:rsid w:val="00FE04F0"/>
    <w:rsid w:val="00FF0EBC"/>
    <w:rsid w:val="00FF22D9"/>
    <w:rsid w:val="00FF50F0"/>
    <w:rsid w:val="01ABC1F7"/>
    <w:rsid w:val="0243F46E"/>
    <w:rsid w:val="09656BDF"/>
    <w:rsid w:val="0B3FE82D"/>
    <w:rsid w:val="0B523DC7"/>
    <w:rsid w:val="0E74F88E"/>
    <w:rsid w:val="0EF4AFDA"/>
    <w:rsid w:val="0FA6E2A3"/>
    <w:rsid w:val="10AA0D34"/>
    <w:rsid w:val="1273C9E8"/>
    <w:rsid w:val="1300BA27"/>
    <w:rsid w:val="1337B41D"/>
    <w:rsid w:val="13811EC5"/>
    <w:rsid w:val="147C7BE8"/>
    <w:rsid w:val="15007E96"/>
    <w:rsid w:val="15CF6EBF"/>
    <w:rsid w:val="16090BDC"/>
    <w:rsid w:val="1812E456"/>
    <w:rsid w:val="1A15ACF7"/>
    <w:rsid w:val="1FFF9A48"/>
    <w:rsid w:val="20432C0F"/>
    <w:rsid w:val="219A439D"/>
    <w:rsid w:val="21C216C0"/>
    <w:rsid w:val="27E439B1"/>
    <w:rsid w:val="2A7A708F"/>
    <w:rsid w:val="2D163E52"/>
    <w:rsid w:val="2DCBA1BD"/>
    <w:rsid w:val="2EDA501A"/>
    <w:rsid w:val="2EE9E984"/>
    <w:rsid w:val="2F05404F"/>
    <w:rsid w:val="316CBF5B"/>
    <w:rsid w:val="338F5A26"/>
    <w:rsid w:val="33B1025A"/>
    <w:rsid w:val="357FE2DB"/>
    <w:rsid w:val="36A8701C"/>
    <w:rsid w:val="36C04468"/>
    <w:rsid w:val="38DE9ABF"/>
    <w:rsid w:val="3B158CBD"/>
    <w:rsid w:val="43B813F3"/>
    <w:rsid w:val="45023D88"/>
    <w:rsid w:val="45E86A75"/>
    <w:rsid w:val="465D3AEE"/>
    <w:rsid w:val="49C20E49"/>
    <w:rsid w:val="49CC9A6A"/>
    <w:rsid w:val="4D40796B"/>
    <w:rsid w:val="4E40A7DC"/>
    <w:rsid w:val="51C8798D"/>
    <w:rsid w:val="5277DA96"/>
    <w:rsid w:val="52A44CE1"/>
    <w:rsid w:val="5817C41C"/>
    <w:rsid w:val="59CEFD15"/>
    <w:rsid w:val="5A6A71B1"/>
    <w:rsid w:val="5EE48644"/>
    <w:rsid w:val="5F7FEE09"/>
    <w:rsid w:val="64518002"/>
    <w:rsid w:val="6A6782CD"/>
    <w:rsid w:val="6B17DFB3"/>
    <w:rsid w:val="6BCBF4F6"/>
    <w:rsid w:val="6CCD7C66"/>
    <w:rsid w:val="6E59864F"/>
    <w:rsid w:val="741F40E8"/>
    <w:rsid w:val="745FCB78"/>
    <w:rsid w:val="74DF1DC0"/>
    <w:rsid w:val="74F4846D"/>
    <w:rsid w:val="754612B5"/>
    <w:rsid w:val="75590745"/>
    <w:rsid w:val="795F1EB3"/>
    <w:rsid w:val="7B8DB217"/>
    <w:rsid w:val="7CBDC5F7"/>
    <w:rsid w:val="7D77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2A9D960"/>
  <w15:chartTrackingRefBased/>
  <w15:docId w15:val="{A13F5A60-A8A4-4E7D-948F-BC557C66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E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7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10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09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E9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55E93"/>
    <w:pPr>
      <w:spacing w:after="0" w:line="240" w:lineRule="auto"/>
    </w:pPr>
    <w:rPr>
      <w:kern w:val="0"/>
      <w14:ligatures w14:val="none"/>
    </w:rPr>
  </w:style>
  <w:style w:type="table" w:styleId="TableGridLight">
    <w:name w:val="Grid Table Light"/>
    <w:basedOn w:val="TableNormal"/>
    <w:uiPriority w:val="40"/>
    <w:rsid w:val="003A46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2E676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9076A"/>
    <w:pPr>
      <w:ind w:left="720"/>
      <w:contextualSpacing/>
    </w:pPr>
  </w:style>
  <w:style w:type="table" w:customStyle="1" w:styleId="TableGrid1">
    <w:name w:val="Table Grid1"/>
    <w:basedOn w:val="TableNormal"/>
    <w:next w:val="TableGrid"/>
    <w:uiPriority w:val="39"/>
    <w:rsid w:val="000904F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2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1B4"/>
  </w:style>
  <w:style w:type="paragraph" w:styleId="Footer">
    <w:name w:val="footer"/>
    <w:basedOn w:val="Normal"/>
    <w:link w:val="FooterChar"/>
    <w:uiPriority w:val="99"/>
    <w:unhideWhenUsed/>
    <w:rsid w:val="00022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1B4"/>
  </w:style>
  <w:style w:type="character" w:customStyle="1" w:styleId="Heading3Char">
    <w:name w:val="Heading 3 Char"/>
    <w:basedOn w:val="DefaultParagraphFont"/>
    <w:link w:val="Heading3"/>
    <w:uiPriority w:val="9"/>
    <w:rsid w:val="00BB109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B20EA"/>
    <w:pPr>
      <w:outlineLvl w:val="9"/>
    </w:pPr>
    <w:rPr>
      <w:kern w:val="0"/>
      <w14:ligatures w14:val="none"/>
    </w:rPr>
  </w:style>
  <w:style w:type="paragraph" w:styleId="TOC1">
    <w:name w:val="toc 1"/>
    <w:basedOn w:val="Normal"/>
    <w:next w:val="Normal"/>
    <w:autoRedefine/>
    <w:uiPriority w:val="39"/>
    <w:unhideWhenUsed/>
    <w:rsid w:val="001B20EA"/>
    <w:pPr>
      <w:spacing w:after="100"/>
    </w:pPr>
  </w:style>
  <w:style w:type="paragraph" w:styleId="TOC2">
    <w:name w:val="toc 2"/>
    <w:basedOn w:val="Normal"/>
    <w:next w:val="Normal"/>
    <w:autoRedefine/>
    <w:uiPriority w:val="39"/>
    <w:unhideWhenUsed/>
    <w:rsid w:val="001B20EA"/>
    <w:pPr>
      <w:spacing w:after="100"/>
      <w:ind w:left="220"/>
    </w:pPr>
  </w:style>
  <w:style w:type="character" w:styleId="Hyperlink">
    <w:name w:val="Hyperlink"/>
    <w:basedOn w:val="DefaultParagraphFont"/>
    <w:uiPriority w:val="99"/>
    <w:unhideWhenUsed/>
    <w:rsid w:val="001B20EA"/>
    <w:rPr>
      <w:color w:val="0563C1" w:themeColor="hyperlink"/>
      <w:u w:val="single"/>
    </w:rPr>
  </w:style>
  <w:style w:type="paragraph" w:styleId="Caption">
    <w:name w:val="caption"/>
    <w:basedOn w:val="Normal"/>
    <w:next w:val="Normal"/>
    <w:uiPriority w:val="35"/>
    <w:unhideWhenUsed/>
    <w:qFormat/>
    <w:rsid w:val="005729F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729D4"/>
    <w:pPr>
      <w:spacing w:after="0"/>
    </w:pPr>
  </w:style>
  <w:style w:type="character" w:styleId="CommentReference">
    <w:name w:val="annotation reference"/>
    <w:basedOn w:val="DefaultParagraphFont"/>
    <w:uiPriority w:val="99"/>
    <w:semiHidden/>
    <w:unhideWhenUsed/>
    <w:rsid w:val="006252E6"/>
    <w:rPr>
      <w:sz w:val="16"/>
      <w:szCs w:val="16"/>
    </w:rPr>
  </w:style>
  <w:style w:type="paragraph" w:styleId="CommentText">
    <w:name w:val="annotation text"/>
    <w:basedOn w:val="Normal"/>
    <w:link w:val="CommentTextChar"/>
    <w:uiPriority w:val="99"/>
    <w:unhideWhenUsed/>
    <w:rsid w:val="006252E6"/>
    <w:pPr>
      <w:spacing w:line="240" w:lineRule="auto"/>
    </w:pPr>
    <w:rPr>
      <w:sz w:val="20"/>
      <w:szCs w:val="20"/>
    </w:rPr>
  </w:style>
  <w:style w:type="character" w:customStyle="1" w:styleId="CommentTextChar">
    <w:name w:val="Comment Text Char"/>
    <w:basedOn w:val="DefaultParagraphFont"/>
    <w:link w:val="CommentText"/>
    <w:uiPriority w:val="99"/>
    <w:rsid w:val="006252E6"/>
    <w:rPr>
      <w:sz w:val="20"/>
      <w:szCs w:val="20"/>
    </w:rPr>
  </w:style>
  <w:style w:type="paragraph" w:styleId="CommentSubject">
    <w:name w:val="annotation subject"/>
    <w:basedOn w:val="CommentText"/>
    <w:next w:val="CommentText"/>
    <w:link w:val="CommentSubjectChar"/>
    <w:uiPriority w:val="99"/>
    <w:semiHidden/>
    <w:unhideWhenUsed/>
    <w:rsid w:val="006252E6"/>
    <w:rPr>
      <w:b/>
      <w:bCs/>
    </w:rPr>
  </w:style>
  <w:style w:type="character" w:customStyle="1" w:styleId="CommentSubjectChar">
    <w:name w:val="Comment Subject Char"/>
    <w:basedOn w:val="CommentTextChar"/>
    <w:link w:val="CommentSubject"/>
    <w:uiPriority w:val="99"/>
    <w:semiHidden/>
    <w:rsid w:val="006252E6"/>
    <w:rPr>
      <w:b/>
      <w:bCs/>
      <w:sz w:val="20"/>
      <w:szCs w:val="20"/>
    </w:rPr>
  </w:style>
  <w:style w:type="paragraph" w:styleId="BalloonText">
    <w:name w:val="Balloon Text"/>
    <w:basedOn w:val="Normal"/>
    <w:link w:val="BalloonTextChar"/>
    <w:uiPriority w:val="99"/>
    <w:semiHidden/>
    <w:unhideWhenUsed/>
    <w:rsid w:val="006252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2E6"/>
    <w:rPr>
      <w:rFonts w:ascii="Segoe UI" w:hAnsi="Segoe UI" w:cs="Segoe UI"/>
      <w:sz w:val="18"/>
      <w:szCs w:val="18"/>
    </w:rPr>
  </w:style>
  <w:style w:type="paragraph" w:styleId="Revision">
    <w:name w:val="Revision"/>
    <w:hidden/>
    <w:uiPriority w:val="99"/>
    <w:semiHidden/>
    <w:rsid w:val="006473D0"/>
    <w:pPr>
      <w:spacing w:after="0" w:line="240" w:lineRule="auto"/>
    </w:pPr>
  </w:style>
  <w:style w:type="paragraph" w:styleId="NormalWeb">
    <w:name w:val="Normal (Web)"/>
    <w:basedOn w:val="Normal"/>
    <w:uiPriority w:val="99"/>
    <w:semiHidden/>
    <w:unhideWhenUsed/>
    <w:rsid w:val="00150B7E"/>
    <w:rPr>
      <w:rFonts w:ascii="Times New Roman" w:hAnsi="Times New Roman" w:cs="Times New Roman"/>
      <w:sz w:val="24"/>
      <w:szCs w:val="24"/>
    </w:rPr>
  </w:style>
  <w:style w:type="table" w:styleId="GridTable1Light">
    <w:name w:val="Grid Table 1 Light"/>
    <w:basedOn w:val="TableNormal"/>
    <w:uiPriority w:val="46"/>
    <w:rsid w:val="003404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52097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64924"/>
    <w:rPr>
      <w:b/>
      <w:bCs/>
    </w:rPr>
  </w:style>
  <w:style w:type="table" w:styleId="GridTable1Light-Accent1">
    <w:name w:val="Grid Table 1 Light Accent 1"/>
    <w:basedOn w:val="TableNormal"/>
    <w:uiPriority w:val="46"/>
    <w:rsid w:val="004649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6492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DC371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652E98"/>
    <w:rPr>
      <w:i/>
      <w:iCs/>
    </w:rPr>
  </w:style>
  <w:style w:type="table" w:styleId="ListTable4-Accent5">
    <w:name w:val="List Table 4 Accent 5"/>
    <w:basedOn w:val="TableNormal"/>
    <w:uiPriority w:val="49"/>
    <w:rsid w:val="00BB3E3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3">
    <w:name w:val="toc 3"/>
    <w:basedOn w:val="Normal"/>
    <w:next w:val="Normal"/>
    <w:autoRedefine/>
    <w:uiPriority w:val="39"/>
    <w:unhideWhenUsed/>
    <w:rsid w:val="00544685"/>
    <w:pPr>
      <w:spacing w:after="100"/>
      <w:ind w:left="440"/>
    </w:pPr>
  </w:style>
  <w:style w:type="paragraph" w:styleId="TOC4">
    <w:name w:val="toc 4"/>
    <w:basedOn w:val="Normal"/>
    <w:next w:val="Normal"/>
    <w:autoRedefine/>
    <w:uiPriority w:val="39"/>
    <w:unhideWhenUsed/>
    <w:rsid w:val="00544685"/>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544685"/>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544685"/>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544685"/>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544685"/>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544685"/>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544685"/>
    <w:rPr>
      <w:color w:val="605E5C"/>
      <w:shd w:val="clear" w:color="auto" w:fill="E1DFDD"/>
    </w:rPr>
  </w:style>
  <w:style w:type="paragraph" w:styleId="Bibliography">
    <w:name w:val="Bibliography"/>
    <w:basedOn w:val="Normal"/>
    <w:next w:val="Normal"/>
    <w:uiPriority w:val="37"/>
    <w:unhideWhenUsed/>
    <w:rsid w:val="00D41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965">
      <w:bodyDiv w:val="1"/>
      <w:marLeft w:val="0"/>
      <w:marRight w:val="0"/>
      <w:marTop w:val="0"/>
      <w:marBottom w:val="0"/>
      <w:divBdr>
        <w:top w:val="none" w:sz="0" w:space="0" w:color="auto"/>
        <w:left w:val="none" w:sz="0" w:space="0" w:color="auto"/>
        <w:bottom w:val="none" w:sz="0" w:space="0" w:color="auto"/>
        <w:right w:val="none" w:sz="0" w:space="0" w:color="auto"/>
      </w:divBdr>
    </w:div>
    <w:div w:id="19205160">
      <w:bodyDiv w:val="1"/>
      <w:marLeft w:val="0"/>
      <w:marRight w:val="0"/>
      <w:marTop w:val="0"/>
      <w:marBottom w:val="0"/>
      <w:divBdr>
        <w:top w:val="none" w:sz="0" w:space="0" w:color="auto"/>
        <w:left w:val="none" w:sz="0" w:space="0" w:color="auto"/>
        <w:bottom w:val="none" w:sz="0" w:space="0" w:color="auto"/>
        <w:right w:val="none" w:sz="0" w:space="0" w:color="auto"/>
      </w:divBdr>
    </w:div>
    <w:div w:id="64113891">
      <w:bodyDiv w:val="1"/>
      <w:marLeft w:val="0"/>
      <w:marRight w:val="0"/>
      <w:marTop w:val="0"/>
      <w:marBottom w:val="0"/>
      <w:divBdr>
        <w:top w:val="none" w:sz="0" w:space="0" w:color="auto"/>
        <w:left w:val="none" w:sz="0" w:space="0" w:color="auto"/>
        <w:bottom w:val="none" w:sz="0" w:space="0" w:color="auto"/>
        <w:right w:val="none" w:sz="0" w:space="0" w:color="auto"/>
      </w:divBdr>
    </w:div>
    <w:div w:id="64181168">
      <w:bodyDiv w:val="1"/>
      <w:marLeft w:val="0"/>
      <w:marRight w:val="0"/>
      <w:marTop w:val="0"/>
      <w:marBottom w:val="0"/>
      <w:divBdr>
        <w:top w:val="none" w:sz="0" w:space="0" w:color="auto"/>
        <w:left w:val="none" w:sz="0" w:space="0" w:color="auto"/>
        <w:bottom w:val="none" w:sz="0" w:space="0" w:color="auto"/>
        <w:right w:val="none" w:sz="0" w:space="0" w:color="auto"/>
      </w:divBdr>
    </w:div>
    <w:div w:id="90587195">
      <w:bodyDiv w:val="1"/>
      <w:marLeft w:val="0"/>
      <w:marRight w:val="0"/>
      <w:marTop w:val="0"/>
      <w:marBottom w:val="0"/>
      <w:divBdr>
        <w:top w:val="none" w:sz="0" w:space="0" w:color="auto"/>
        <w:left w:val="none" w:sz="0" w:space="0" w:color="auto"/>
        <w:bottom w:val="none" w:sz="0" w:space="0" w:color="auto"/>
        <w:right w:val="none" w:sz="0" w:space="0" w:color="auto"/>
      </w:divBdr>
    </w:div>
    <w:div w:id="104465695">
      <w:bodyDiv w:val="1"/>
      <w:marLeft w:val="0"/>
      <w:marRight w:val="0"/>
      <w:marTop w:val="0"/>
      <w:marBottom w:val="0"/>
      <w:divBdr>
        <w:top w:val="none" w:sz="0" w:space="0" w:color="auto"/>
        <w:left w:val="none" w:sz="0" w:space="0" w:color="auto"/>
        <w:bottom w:val="none" w:sz="0" w:space="0" w:color="auto"/>
        <w:right w:val="none" w:sz="0" w:space="0" w:color="auto"/>
      </w:divBdr>
    </w:div>
    <w:div w:id="110246796">
      <w:bodyDiv w:val="1"/>
      <w:marLeft w:val="0"/>
      <w:marRight w:val="0"/>
      <w:marTop w:val="0"/>
      <w:marBottom w:val="0"/>
      <w:divBdr>
        <w:top w:val="none" w:sz="0" w:space="0" w:color="auto"/>
        <w:left w:val="none" w:sz="0" w:space="0" w:color="auto"/>
        <w:bottom w:val="none" w:sz="0" w:space="0" w:color="auto"/>
        <w:right w:val="none" w:sz="0" w:space="0" w:color="auto"/>
      </w:divBdr>
    </w:div>
    <w:div w:id="140079899">
      <w:bodyDiv w:val="1"/>
      <w:marLeft w:val="0"/>
      <w:marRight w:val="0"/>
      <w:marTop w:val="0"/>
      <w:marBottom w:val="0"/>
      <w:divBdr>
        <w:top w:val="none" w:sz="0" w:space="0" w:color="auto"/>
        <w:left w:val="none" w:sz="0" w:space="0" w:color="auto"/>
        <w:bottom w:val="none" w:sz="0" w:space="0" w:color="auto"/>
        <w:right w:val="none" w:sz="0" w:space="0" w:color="auto"/>
      </w:divBdr>
    </w:div>
    <w:div w:id="186676836">
      <w:bodyDiv w:val="1"/>
      <w:marLeft w:val="0"/>
      <w:marRight w:val="0"/>
      <w:marTop w:val="0"/>
      <w:marBottom w:val="0"/>
      <w:divBdr>
        <w:top w:val="none" w:sz="0" w:space="0" w:color="auto"/>
        <w:left w:val="none" w:sz="0" w:space="0" w:color="auto"/>
        <w:bottom w:val="none" w:sz="0" w:space="0" w:color="auto"/>
        <w:right w:val="none" w:sz="0" w:space="0" w:color="auto"/>
      </w:divBdr>
      <w:divsChild>
        <w:div w:id="115831351">
          <w:marLeft w:val="0"/>
          <w:marRight w:val="0"/>
          <w:marTop w:val="0"/>
          <w:marBottom w:val="0"/>
          <w:divBdr>
            <w:top w:val="none" w:sz="0" w:space="0" w:color="auto"/>
            <w:left w:val="none" w:sz="0" w:space="0" w:color="auto"/>
            <w:bottom w:val="none" w:sz="0" w:space="0" w:color="auto"/>
            <w:right w:val="none" w:sz="0" w:space="0" w:color="auto"/>
          </w:divBdr>
          <w:divsChild>
            <w:div w:id="1629049835">
              <w:marLeft w:val="0"/>
              <w:marRight w:val="0"/>
              <w:marTop w:val="0"/>
              <w:marBottom w:val="0"/>
              <w:divBdr>
                <w:top w:val="none" w:sz="0" w:space="0" w:color="auto"/>
                <w:left w:val="none" w:sz="0" w:space="0" w:color="auto"/>
                <w:bottom w:val="none" w:sz="0" w:space="0" w:color="auto"/>
                <w:right w:val="none" w:sz="0" w:space="0" w:color="auto"/>
              </w:divBdr>
              <w:divsChild>
                <w:div w:id="1236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481">
      <w:bodyDiv w:val="1"/>
      <w:marLeft w:val="0"/>
      <w:marRight w:val="0"/>
      <w:marTop w:val="0"/>
      <w:marBottom w:val="0"/>
      <w:divBdr>
        <w:top w:val="none" w:sz="0" w:space="0" w:color="auto"/>
        <w:left w:val="none" w:sz="0" w:space="0" w:color="auto"/>
        <w:bottom w:val="none" w:sz="0" w:space="0" w:color="auto"/>
        <w:right w:val="none" w:sz="0" w:space="0" w:color="auto"/>
      </w:divBdr>
    </w:div>
    <w:div w:id="200552750">
      <w:bodyDiv w:val="1"/>
      <w:marLeft w:val="0"/>
      <w:marRight w:val="0"/>
      <w:marTop w:val="0"/>
      <w:marBottom w:val="0"/>
      <w:divBdr>
        <w:top w:val="none" w:sz="0" w:space="0" w:color="auto"/>
        <w:left w:val="none" w:sz="0" w:space="0" w:color="auto"/>
        <w:bottom w:val="none" w:sz="0" w:space="0" w:color="auto"/>
        <w:right w:val="none" w:sz="0" w:space="0" w:color="auto"/>
      </w:divBdr>
    </w:div>
    <w:div w:id="292370108">
      <w:bodyDiv w:val="1"/>
      <w:marLeft w:val="0"/>
      <w:marRight w:val="0"/>
      <w:marTop w:val="0"/>
      <w:marBottom w:val="0"/>
      <w:divBdr>
        <w:top w:val="none" w:sz="0" w:space="0" w:color="auto"/>
        <w:left w:val="none" w:sz="0" w:space="0" w:color="auto"/>
        <w:bottom w:val="none" w:sz="0" w:space="0" w:color="auto"/>
        <w:right w:val="none" w:sz="0" w:space="0" w:color="auto"/>
      </w:divBdr>
    </w:div>
    <w:div w:id="295179855">
      <w:bodyDiv w:val="1"/>
      <w:marLeft w:val="0"/>
      <w:marRight w:val="0"/>
      <w:marTop w:val="0"/>
      <w:marBottom w:val="0"/>
      <w:divBdr>
        <w:top w:val="none" w:sz="0" w:space="0" w:color="auto"/>
        <w:left w:val="none" w:sz="0" w:space="0" w:color="auto"/>
        <w:bottom w:val="none" w:sz="0" w:space="0" w:color="auto"/>
        <w:right w:val="none" w:sz="0" w:space="0" w:color="auto"/>
      </w:divBdr>
    </w:div>
    <w:div w:id="296955479">
      <w:bodyDiv w:val="1"/>
      <w:marLeft w:val="0"/>
      <w:marRight w:val="0"/>
      <w:marTop w:val="0"/>
      <w:marBottom w:val="0"/>
      <w:divBdr>
        <w:top w:val="none" w:sz="0" w:space="0" w:color="auto"/>
        <w:left w:val="none" w:sz="0" w:space="0" w:color="auto"/>
        <w:bottom w:val="none" w:sz="0" w:space="0" w:color="auto"/>
        <w:right w:val="none" w:sz="0" w:space="0" w:color="auto"/>
      </w:divBdr>
    </w:div>
    <w:div w:id="297564649">
      <w:bodyDiv w:val="1"/>
      <w:marLeft w:val="0"/>
      <w:marRight w:val="0"/>
      <w:marTop w:val="0"/>
      <w:marBottom w:val="0"/>
      <w:divBdr>
        <w:top w:val="none" w:sz="0" w:space="0" w:color="auto"/>
        <w:left w:val="none" w:sz="0" w:space="0" w:color="auto"/>
        <w:bottom w:val="none" w:sz="0" w:space="0" w:color="auto"/>
        <w:right w:val="none" w:sz="0" w:space="0" w:color="auto"/>
      </w:divBdr>
    </w:div>
    <w:div w:id="298077556">
      <w:bodyDiv w:val="1"/>
      <w:marLeft w:val="0"/>
      <w:marRight w:val="0"/>
      <w:marTop w:val="0"/>
      <w:marBottom w:val="0"/>
      <w:divBdr>
        <w:top w:val="none" w:sz="0" w:space="0" w:color="auto"/>
        <w:left w:val="none" w:sz="0" w:space="0" w:color="auto"/>
        <w:bottom w:val="none" w:sz="0" w:space="0" w:color="auto"/>
        <w:right w:val="none" w:sz="0" w:space="0" w:color="auto"/>
      </w:divBdr>
    </w:div>
    <w:div w:id="307630883">
      <w:bodyDiv w:val="1"/>
      <w:marLeft w:val="0"/>
      <w:marRight w:val="0"/>
      <w:marTop w:val="0"/>
      <w:marBottom w:val="0"/>
      <w:divBdr>
        <w:top w:val="none" w:sz="0" w:space="0" w:color="auto"/>
        <w:left w:val="none" w:sz="0" w:space="0" w:color="auto"/>
        <w:bottom w:val="none" w:sz="0" w:space="0" w:color="auto"/>
        <w:right w:val="none" w:sz="0" w:space="0" w:color="auto"/>
      </w:divBdr>
    </w:div>
    <w:div w:id="310403611">
      <w:bodyDiv w:val="1"/>
      <w:marLeft w:val="0"/>
      <w:marRight w:val="0"/>
      <w:marTop w:val="0"/>
      <w:marBottom w:val="0"/>
      <w:divBdr>
        <w:top w:val="none" w:sz="0" w:space="0" w:color="auto"/>
        <w:left w:val="none" w:sz="0" w:space="0" w:color="auto"/>
        <w:bottom w:val="none" w:sz="0" w:space="0" w:color="auto"/>
        <w:right w:val="none" w:sz="0" w:space="0" w:color="auto"/>
      </w:divBdr>
    </w:div>
    <w:div w:id="356350166">
      <w:bodyDiv w:val="1"/>
      <w:marLeft w:val="0"/>
      <w:marRight w:val="0"/>
      <w:marTop w:val="0"/>
      <w:marBottom w:val="0"/>
      <w:divBdr>
        <w:top w:val="none" w:sz="0" w:space="0" w:color="auto"/>
        <w:left w:val="none" w:sz="0" w:space="0" w:color="auto"/>
        <w:bottom w:val="none" w:sz="0" w:space="0" w:color="auto"/>
        <w:right w:val="none" w:sz="0" w:space="0" w:color="auto"/>
      </w:divBdr>
    </w:div>
    <w:div w:id="389420718">
      <w:bodyDiv w:val="1"/>
      <w:marLeft w:val="0"/>
      <w:marRight w:val="0"/>
      <w:marTop w:val="0"/>
      <w:marBottom w:val="0"/>
      <w:divBdr>
        <w:top w:val="none" w:sz="0" w:space="0" w:color="auto"/>
        <w:left w:val="none" w:sz="0" w:space="0" w:color="auto"/>
        <w:bottom w:val="none" w:sz="0" w:space="0" w:color="auto"/>
        <w:right w:val="none" w:sz="0" w:space="0" w:color="auto"/>
      </w:divBdr>
    </w:div>
    <w:div w:id="432478253">
      <w:bodyDiv w:val="1"/>
      <w:marLeft w:val="0"/>
      <w:marRight w:val="0"/>
      <w:marTop w:val="0"/>
      <w:marBottom w:val="0"/>
      <w:divBdr>
        <w:top w:val="none" w:sz="0" w:space="0" w:color="auto"/>
        <w:left w:val="none" w:sz="0" w:space="0" w:color="auto"/>
        <w:bottom w:val="none" w:sz="0" w:space="0" w:color="auto"/>
        <w:right w:val="none" w:sz="0" w:space="0" w:color="auto"/>
      </w:divBdr>
    </w:div>
    <w:div w:id="445125421">
      <w:bodyDiv w:val="1"/>
      <w:marLeft w:val="0"/>
      <w:marRight w:val="0"/>
      <w:marTop w:val="0"/>
      <w:marBottom w:val="0"/>
      <w:divBdr>
        <w:top w:val="none" w:sz="0" w:space="0" w:color="auto"/>
        <w:left w:val="none" w:sz="0" w:space="0" w:color="auto"/>
        <w:bottom w:val="none" w:sz="0" w:space="0" w:color="auto"/>
        <w:right w:val="none" w:sz="0" w:space="0" w:color="auto"/>
      </w:divBdr>
    </w:div>
    <w:div w:id="452746812">
      <w:bodyDiv w:val="1"/>
      <w:marLeft w:val="0"/>
      <w:marRight w:val="0"/>
      <w:marTop w:val="0"/>
      <w:marBottom w:val="0"/>
      <w:divBdr>
        <w:top w:val="none" w:sz="0" w:space="0" w:color="auto"/>
        <w:left w:val="none" w:sz="0" w:space="0" w:color="auto"/>
        <w:bottom w:val="none" w:sz="0" w:space="0" w:color="auto"/>
        <w:right w:val="none" w:sz="0" w:space="0" w:color="auto"/>
      </w:divBdr>
      <w:divsChild>
        <w:div w:id="1106509831">
          <w:marLeft w:val="0"/>
          <w:marRight w:val="0"/>
          <w:marTop w:val="0"/>
          <w:marBottom w:val="0"/>
          <w:divBdr>
            <w:top w:val="none" w:sz="0" w:space="0" w:color="auto"/>
            <w:left w:val="none" w:sz="0" w:space="0" w:color="auto"/>
            <w:bottom w:val="none" w:sz="0" w:space="0" w:color="auto"/>
            <w:right w:val="none" w:sz="0" w:space="0" w:color="auto"/>
          </w:divBdr>
          <w:divsChild>
            <w:div w:id="19356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69916">
      <w:bodyDiv w:val="1"/>
      <w:marLeft w:val="0"/>
      <w:marRight w:val="0"/>
      <w:marTop w:val="0"/>
      <w:marBottom w:val="0"/>
      <w:divBdr>
        <w:top w:val="none" w:sz="0" w:space="0" w:color="auto"/>
        <w:left w:val="none" w:sz="0" w:space="0" w:color="auto"/>
        <w:bottom w:val="none" w:sz="0" w:space="0" w:color="auto"/>
        <w:right w:val="none" w:sz="0" w:space="0" w:color="auto"/>
      </w:divBdr>
    </w:div>
    <w:div w:id="489562883">
      <w:bodyDiv w:val="1"/>
      <w:marLeft w:val="0"/>
      <w:marRight w:val="0"/>
      <w:marTop w:val="0"/>
      <w:marBottom w:val="0"/>
      <w:divBdr>
        <w:top w:val="none" w:sz="0" w:space="0" w:color="auto"/>
        <w:left w:val="none" w:sz="0" w:space="0" w:color="auto"/>
        <w:bottom w:val="none" w:sz="0" w:space="0" w:color="auto"/>
        <w:right w:val="none" w:sz="0" w:space="0" w:color="auto"/>
      </w:divBdr>
    </w:div>
    <w:div w:id="504128519">
      <w:bodyDiv w:val="1"/>
      <w:marLeft w:val="0"/>
      <w:marRight w:val="0"/>
      <w:marTop w:val="0"/>
      <w:marBottom w:val="0"/>
      <w:divBdr>
        <w:top w:val="none" w:sz="0" w:space="0" w:color="auto"/>
        <w:left w:val="none" w:sz="0" w:space="0" w:color="auto"/>
        <w:bottom w:val="none" w:sz="0" w:space="0" w:color="auto"/>
        <w:right w:val="none" w:sz="0" w:space="0" w:color="auto"/>
      </w:divBdr>
    </w:div>
    <w:div w:id="515270131">
      <w:bodyDiv w:val="1"/>
      <w:marLeft w:val="0"/>
      <w:marRight w:val="0"/>
      <w:marTop w:val="0"/>
      <w:marBottom w:val="0"/>
      <w:divBdr>
        <w:top w:val="none" w:sz="0" w:space="0" w:color="auto"/>
        <w:left w:val="none" w:sz="0" w:space="0" w:color="auto"/>
        <w:bottom w:val="none" w:sz="0" w:space="0" w:color="auto"/>
        <w:right w:val="none" w:sz="0" w:space="0" w:color="auto"/>
      </w:divBdr>
    </w:div>
    <w:div w:id="526405381">
      <w:bodyDiv w:val="1"/>
      <w:marLeft w:val="0"/>
      <w:marRight w:val="0"/>
      <w:marTop w:val="0"/>
      <w:marBottom w:val="0"/>
      <w:divBdr>
        <w:top w:val="none" w:sz="0" w:space="0" w:color="auto"/>
        <w:left w:val="none" w:sz="0" w:space="0" w:color="auto"/>
        <w:bottom w:val="none" w:sz="0" w:space="0" w:color="auto"/>
        <w:right w:val="none" w:sz="0" w:space="0" w:color="auto"/>
      </w:divBdr>
    </w:div>
    <w:div w:id="533730970">
      <w:bodyDiv w:val="1"/>
      <w:marLeft w:val="0"/>
      <w:marRight w:val="0"/>
      <w:marTop w:val="0"/>
      <w:marBottom w:val="0"/>
      <w:divBdr>
        <w:top w:val="none" w:sz="0" w:space="0" w:color="auto"/>
        <w:left w:val="none" w:sz="0" w:space="0" w:color="auto"/>
        <w:bottom w:val="none" w:sz="0" w:space="0" w:color="auto"/>
        <w:right w:val="none" w:sz="0" w:space="0" w:color="auto"/>
      </w:divBdr>
    </w:div>
    <w:div w:id="546915410">
      <w:bodyDiv w:val="1"/>
      <w:marLeft w:val="0"/>
      <w:marRight w:val="0"/>
      <w:marTop w:val="0"/>
      <w:marBottom w:val="0"/>
      <w:divBdr>
        <w:top w:val="none" w:sz="0" w:space="0" w:color="auto"/>
        <w:left w:val="none" w:sz="0" w:space="0" w:color="auto"/>
        <w:bottom w:val="none" w:sz="0" w:space="0" w:color="auto"/>
        <w:right w:val="none" w:sz="0" w:space="0" w:color="auto"/>
      </w:divBdr>
    </w:div>
    <w:div w:id="552036392">
      <w:bodyDiv w:val="1"/>
      <w:marLeft w:val="0"/>
      <w:marRight w:val="0"/>
      <w:marTop w:val="0"/>
      <w:marBottom w:val="0"/>
      <w:divBdr>
        <w:top w:val="none" w:sz="0" w:space="0" w:color="auto"/>
        <w:left w:val="none" w:sz="0" w:space="0" w:color="auto"/>
        <w:bottom w:val="none" w:sz="0" w:space="0" w:color="auto"/>
        <w:right w:val="none" w:sz="0" w:space="0" w:color="auto"/>
      </w:divBdr>
    </w:div>
    <w:div w:id="563298746">
      <w:bodyDiv w:val="1"/>
      <w:marLeft w:val="0"/>
      <w:marRight w:val="0"/>
      <w:marTop w:val="0"/>
      <w:marBottom w:val="0"/>
      <w:divBdr>
        <w:top w:val="none" w:sz="0" w:space="0" w:color="auto"/>
        <w:left w:val="none" w:sz="0" w:space="0" w:color="auto"/>
        <w:bottom w:val="none" w:sz="0" w:space="0" w:color="auto"/>
        <w:right w:val="none" w:sz="0" w:space="0" w:color="auto"/>
      </w:divBdr>
    </w:div>
    <w:div w:id="588972423">
      <w:bodyDiv w:val="1"/>
      <w:marLeft w:val="0"/>
      <w:marRight w:val="0"/>
      <w:marTop w:val="0"/>
      <w:marBottom w:val="0"/>
      <w:divBdr>
        <w:top w:val="none" w:sz="0" w:space="0" w:color="auto"/>
        <w:left w:val="none" w:sz="0" w:space="0" w:color="auto"/>
        <w:bottom w:val="none" w:sz="0" w:space="0" w:color="auto"/>
        <w:right w:val="none" w:sz="0" w:space="0" w:color="auto"/>
      </w:divBdr>
    </w:div>
    <w:div w:id="607348700">
      <w:bodyDiv w:val="1"/>
      <w:marLeft w:val="0"/>
      <w:marRight w:val="0"/>
      <w:marTop w:val="0"/>
      <w:marBottom w:val="0"/>
      <w:divBdr>
        <w:top w:val="none" w:sz="0" w:space="0" w:color="auto"/>
        <w:left w:val="none" w:sz="0" w:space="0" w:color="auto"/>
        <w:bottom w:val="none" w:sz="0" w:space="0" w:color="auto"/>
        <w:right w:val="none" w:sz="0" w:space="0" w:color="auto"/>
      </w:divBdr>
    </w:div>
    <w:div w:id="619916359">
      <w:bodyDiv w:val="1"/>
      <w:marLeft w:val="0"/>
      <w:marRight w:val="0"/>
      <w:marTop w:val="0"/>
      <w:marBottom w:val="0"/>
      <w:divBdr>
        <w:top w:val="none" w:sz="0" w:space="0" w:color="auto"/>
        <w:left w:val="none" w:sz="0" w:space="0" w:color="auto"/>
        <w:bottom w:val="none" w:sz="0" w:space="0" w:color="auto"/>
        <w:right w:val="none" w:sz="0" w:space="0" w:color="auto"/>
      </w:divBdr>
    </w:div>
    <w:div w:id="625165025">
      <w:bodyDiv w:val="1"/>
      <w:marLeft w:val="0"/>
      <w:marRight w:val="0"/>
      <w:marTop w:val="0"/>
      <w:marBottom w:val="0"/>
      <w:divBdr>
        <w:top w:val="none" w:sz="0" w:space="0" w:color="auto"/>
        <w:left w:val="none" w:sz="0" w:space="0" w:color="auto"/>
        <w:bottom w:val="none" w:sz="0" w:space="0" w:color="auto"/>
        <w:right w:val="none" w:sz="0" w:space="0" w:color="auto"/>
      </w:divBdr>
    </w:div>
    <w:div w:id="662582614">
      <w:bodyDiv w:val="1"/>
      <w:marLeft w:val="0"/>
      <w:marRight w:val="0"/>
      <w:marTop w:val="0"/>
      <w:marBottom w:val="0"/>
      <w:divBdr>
        <w:top w:val="none" w:sz="0" w:space="0" w:color="auto"/>
        <w:left w:val="none" w:sz="0" w:space="0" w:color="auto"/>
        <w:bottom w:val="none" w:sz="0" w:space="0" w:color="auto"/>
        <w:right w:val="none" w:sz="0" w:space="0" w:color="auto"/>
      </w:divBdr>
      <w:divsChild>
        <w:div w:id="962810555">
          <w:marLeft w:val="0"/>
          <w:marRight w:val="0"/>
          <w:marTop w:val="0"/>
          <w:marBottom w:val="0"/>
          <w:divBdr>
            <w:top w:val="none" w:sz="0" w:space="0" w:color="auto"/>
            <w:left w:val="none" w:sz="0" w:space="0" w:color="auto"/>
            <w:bottom w:val="none" w:sz="0" w:space="0" w:color="auto"/>
            <w:right w:val="none" w:sz="0" w:space="0" w:color="auto"/>
          </w:divBdr>
          <w:divsChild>
            <w:div w:id="1568418754">
              <w:marLeft w:val="0"/>
              <w:marRight w:val="0"/>
              <w:marTop w:val="100"/>
              <w:marBottom w:val="100"/>
              <w:divBdr>
                <w:top w:val="none" w:sz="0" w:space="0" w:color="auto"/>
                <w:left w:val="none" w:sz="0" w:space="0" w:color="auto"/>
                <w:bottom w:val="none" w:sz="0" w:space="0" w:color="auto"/>
                <w:right w:val="none" w:sz="0" w:space="0" w:color="auto"/>
              </w:divBdr>
              <w:divsChild>
                <w:div w:id="786629651">
                  <w:marLeft w:val="0"/>
                  <w:marRight w:val="0"/>
                  <w:marTop w:val="0"/>
                  <w:marBottom w:val="0"/>
                  <w:divBdr>
                    <w:top w:val="none" w:sz="0" w:space="0" w:color="auto"/>
                    <w:left w:val="none" w:sz="0" w:space="0" w:color="auto"/>
                    <w:bottom w:val="none" w:sz="0" w:space="0" w:color="auto"/>
                    <w:right w:val="none" w:sz="0" w:space="0" w:color="auto"/>
                  </w:divBdr>
                  <w:divsChild>
                    <w:div w:id="2006127905">
                      <w:marLeft w:val="0"/>
                      <w:marRight w:val="0"/>
                      <w:marTop w:val="0"/>
                      <w:marBottom w:val="0"/>
                      <w:divBdr>
                        <w:top w:val="none" w:sz="0" w:space="0" w:color="auto"/>
                        <w:left w:val="none" w:sz="0" w:space="0" w:color="auto"/>
                        <w:bottom w:val="none" w:sz="0" w:space="0" w:color="auto"/>
                        <w:right w:val="none" w:sz="0" w:space="0" w:color="auto"/>
                      </w:divBdr>
                      <w:divsChild>
                        <w:div w:id="126902122">
                          <w:marLeft w:val="0"/>
                          <w:marRight w:val="0"/>
                          <w:marTop w:val="0"/>
                          <w:marBottom w:val="0"/>
                          <w:divBdr>
                            <w:top w:val="none" w:sz="0" w:space="0" w:color="auto"/>
                            <w:left w:val="none" w:sz="0" w:space="0" w:color="auto"/>
                            <w:bottom w:val="none" w:sz="0" w:space="0" w:color="auto"/>
                            <w:right w:val="none" w:sz="0" w:space="0" w:color="auto"/>
                          </w:divBdr>
                          <w:divsChild>
                            <w:div w:id="1859418728">
                              <w:marLeft w:val="0"/>
                              <w:marRight w:val="0"/>
                              <w:marTop w:val="0"/>
                              <w:marBottom w:val="0"/>
                              <w:divBdr>
                                <w:top w:val="none" w:sz="0" w:space="0" w:color="auto"/>
                                <w:left w:val="none" w:sz="0" w:space="0" w:color="auto"/>
                                <w:bottom w:val="none" w:sz="0" w:space="0" w:color="auto"/>
                                <w:right w:val="none" w:sz="0" w:space="0" w:color="auto"/>
                              </w:divBdr>
                              <w:divsChild>
                                <w:div w:id="8099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938971">
      <w:bodyDiv w:val="1"/>
      <w:marLeft w:val="0"/>
      <w:marRight w:val="0"/>
      <w:marTop w:val="0"/>
      <w:marBottom w:val="0"/>
      <w:divBdr>
        <w:top w:val="none" w:sz="0" w:space="0" w:color="auto"/>
        <w:left w:val="none" w:sz="0" w:space="0" w:color="auto"/>
        <w:bottom w:val="none" w:sz="0" w:space="0" w:color="auto"/>
        <w:right w:val="none" w:sz="0" w:space="0" w:color="auto"/>
      </w:divBdr>
    </w:div>
    <w:div w:id="735736734">
      <w:bodyDiv w:val="1"/>
      <w:marLeft w:val="0"/>
      <w:marRight w:val="0"/>
      <w:marTop w:val="0"/>
      <w:marBottom w:val="0"/>
      <w:divBdr>
        <w:top w:val="none" w:sz="0" w:space="0" w:color="auto"/>
        <w:left w:val="none" w:sz="0" w:space="0" w:color="auto"/>
        <w:bottom w:val="none" w:sz="0" w:space="0" w:color="auto"/>
        <w:right w:val="none" w:sz="0" w:space="0" w:color="auto"/>
      </w:divBdr>
    </w:div>
    <w:div w:id="750392823">
      <w:bodyDiv w:val="1"/>
      <w:marLeft w:val="0"/>
      <w:marRight w:val="0"/>
      <w:marTop w:val="0"/>
      <w:marBottom w:val="0"/>
      <w:divBdr>
        <w:top w:val="none" w:sz="0" w:space="0" w:color="auto"/>
        <w:left w:val="none" w:sz="0" w:space="0" w:color="auto"/>
        <w:bottom w:val="none" w:sz="0" w:space="0" w:color="auto"/>
        <w:right w:val="none" w:sz="0" w:space="0" w:color="auto"/>
      </w:divBdr>
    </w:div>
    <w:div w:id="760099902">
      <w:bodyDiv w:val="1"/>
      <w:marLeft w:val="0"/>
      <w:marRight w:val="0"/>
      <w:marTop w:val="0"/>
      <w:marBottom w:val="0"/>
      <w:divBdr>
        <w:top w:val="none" w:sz="0" w:space="0" w:color="auto"/>
        <w:left w:val="none" w:sz="0" w:space="0" w:color="auto"/>
        <w:bottom w:val="none" w:sz="0" w:space="0" w:color="auto"/>
        <w:right w:val="none" w:sz="0" w:space="0" w:color="auto"/>
      </w:divBdr>
    </w:div>
    <w:div w:id="766922497">
      <w:bodyDiv w:val="1"/>
      <w:marLeft w:val="0"/>
      <w:marRight w:val="0"/>
      <w:marTop w:val="0"/>
      <w:marBottom w:val="0"/>
      <w:divBdr>
        <w:top w:val="none" w:sz="0" w:space="0" w:color="auto"/>
        <w:left w:val="none" w:sz="0" w:space="0" w:color="auto"/>
        <w:bottom w:val="none" w:sz="0" w:space="0" w:color="auto"/>
        <w:right w:val="none" w:sz="0" w:space="0" w:color="auto"/>
      </w:divBdr>
    </w:div>
    <w:div w:id="771780903">
      <w:bodyDiv w:val="1"/>
      <w:marLeft w:val="0"/>
      <w:marRight w:val="0"/>
      <w:marTop w:val="0"/>
      <w:marBottom w:val="0"/>
      <w:divBdr>
        <w:top w:val="none" w:sz="0" w:space="0" w:color="auto"/>
        <w:left w:val="none" w:sz="0" w:space="0" w:color="auto"/>
        <w:bottom w:val="none" w:sz="0" w:space="0" w:color="auto"/>
        <w:right w:val="none" w:sz="0" w:space="0" w:color="auto"/>
      </w:divBdr>
    </w:div>
    <w:div w:id="772826804">
      <w:bodyDiv w:val="1"/>
      <w:marLeft w:val="0"/>
      <w:marRight w:val="0"/>
      <w:marTop w:val="0"/>
      <w:marBottom w:val="0"/>
      <w:divBdr>
        <w:top w:val="none" w:sz="0" w:space="0" w:color="auto"/>
        <w:left w:val="none" w:sz="0" w:space="0" w:color="auto"/>
        <w:bottom w:val="none" w:sz="0" w:space="0" w:color="auto"/>
        <w:right w:val="none" w:sz="0" w:space="0" w:color="auto"/>
      </w:divBdr>
    </w:div>
    <w:div w:id="782118202">
      <w:bodyDiv w:val="1"/>
      <w:marLeft w:val="0"/>
      <w:marRight w:val="0"/>
      <w:marTop w:val="0"/>
      <w:marBottom w:val="0"/>
      <w:divBdr>
        <w:top w:val="none" w:sz="0" w:space="0" w:color="auto"/>
        <w:left w:val="none" w:sz="0" w:space="0" w:color="auto"/>
        <w:bottom w:val="none" w:sz="0" w:space="0" w:color="auto"/>
        <w:right w:val="none" w:sz="0" w:space="0" w:color="auto"/>
      </w:divBdr>
    </w:div>
    <w:div w:id="837619809">
      <w:bodyDiv w:val="1"/>
      <w:marLeft w:val="0"/>
      <w:marRight w:val="0"/>
      <w:marTop w:val="0"/>
      <w:marBottom w:val="0"/>
      <w:divBdr>
        <w:top w:val="none" w:sz="0" w:space="0" w:color="auto"/>
        <w:left w:val="none" w:sz="0" w:space="0" w:color="auto"/>
        <w:bottom w:val="none" w:sz="0" w:space="0" w:color="auto"/>
        <w:right w:val="none" w:sz="0" w:space="0" w:color="auto"/>
      </w:divBdr>
      <w:divsChild>
        <w:div w:id="100952876">
          <w:marLeft w:val="0"/>
          <w:marRight w:val="0"/>
          <w:marTop w:val="0"/>
          <w:marBottom w:val="0"/>
          <w:divBdr>
            <w:top w:val="none" w:sz="0" w:space="0" w:color="auto"/>
            <w:left w:val="none" w:sz="0" w:space="0" w:color="auto"/>
            <w:bottom w:val="none" w:sz="0" w:space="0" w:color="auto"/>
            <w:right w:val="none" w:sz="0" w:space="0" w:color="auto"/>
          </w:divBdr>
          <w:divsChild>
            <w:div w:id="957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427">
      <w:bodyDiv w:val="1"/>
      <w:marLeft w:val="0"/>
      <w:marRight w:val="0"/>
      <w:marTop w:val="0"/>
      <w:marBottom w:val="0"/>
      <w:divBdr>
        <w:top w:val="none" w:sz="0" w:space="0" w:color="auto"/>
        <w:left w:val="none" w:sz="0" w:space="0" w:color="auto"/>
        <w:bottom w:val="none" w:sz="0" w:space="0" w:color="auto"/>
        <w:right w:val="none" w:sz="0" w:space="0" w:color="auto"/>
      </w:divBdr>
    </w:div>
    <w:div w:id="851184296">
      <w:bodyDiv w:val="1"/>
      <w:marLeft w:val="0"/>
      <w:marRight w:val="0"/>
      <w:marTop w:val="0"/>
      <w:marBottom w:val="0"/>
      <w:divBdr>
        <w:top w:val="none" w:sz="0" w:space="0" w:color="auto"/>
        <w:left w:val="none" w:sz="0" w:space="0" w:color="auto"/>
        <w:bottom w:val="none" w:sz="0" w:space="0" w:color="auto"/>
        <w:right w:val="none" w:sz="0" w:space="0" w:color="auto"/>
      </w:divBdr>
    </w:div>
    <w:div w:id="916329569">
      <w:bodyDiv w:val="1"/>
      <w:marLeft w:val="0"/>
      <w:marRight w:val="0"/>
      <w:marTop w:val="0"/>
      <w:marBottom w:val="0"/>
      <w:divBdr>
        <w:top w:val="none" w:sz="0" w:space="0" w:color="auto"/>
        <w:left w:val="none" w:sz="0" w:space="0" w:color="auto"/>
        <w:bottom w:val="none" w:sz="0" w:space="0" w:color="auto"/>
        <w:right w:val="none" w:sz="0" w:space="0" w:color="auto"/>
      </w:divBdr>
    </w:div>
    <w:div w:id="918488877">
      <w:bodyDiv w:val="1"/>
      <w:marLeft w:val="0"/>
      <w:marRight w:val="0"/>
      <w:marTop w:val="0"/>
      <w:marBottom w:val="0"/>
      <w:divBdr>
        <w:top w:val="none" w:sz="0" w:space="0" w:color="auto"/>
        <w:left w:val="none" w:sz="0" w:space="0" w:color="auto"/>
        <w:bottom w:val="none" w:sz="0" w:space="0" w:color="auto"/>
        <w:right w:val="none" w:sz="0" w:space="0" w:color="auto"/>
      </w:divBdr>
      <w:divsChild>
        <w:div w:id="1829395694">
          <w:marLeft w:val="0"/>
          <w:marRight w:val="0"/>
          <w:marTop w:val="0"/>
          <w:marBottom w:val="0"/>
          <w:divBdr>
            <w:top w:val="none" w:sz="0" w:space="0" w:color="auto"/>
            <w:left w:val="none" w:sz="0" w:space="0" w:color="auto"/>
            <w:bottom w:val="none" w:sz="0" w:space="0" w:color="auto"/>
            <w:right w:val="none" w:sz="0" w:space="0" w:color="auto"/>
          </w:divBdr>
        </w:div>
      </w:divsChild>
    </w:div>
    <w:div w:id="921834753">
      <w:bodyDiv w:val="1"/>
      <w:marLeft w:val="0"/>
      <w:marRight w:val="0"/>
      <w:marTop w:val="0"/>
      <w:marBottom w:val="0"/>
      <w:divBdr>
        <w:top w:val="none" w:sz="0" w:space="0" w:color="auto"/>
        <w:left w:val="none" w:sz="0" w:space="0" w:color="auto"/>
        <w:bottom w:val="none" w:sz="0" w:space="0" w:color="auto"/>
        <w:right w:val="none" w:sz="0" w:space="0" w:color="auto"/>
      </w:divBdr>
    </w:div>
    <w:div w:id="955675125">
      <w:bodyDiv w:val="1"/>
      <w:marLeft w:val="0"/>
      <w:marRight w:val="0"/>
      <w:marTop w:val="0"/>
      <w:marBottom w:val="0"/>
      <w:divBdr>
        <w:top w:val="none" w:sz="0" w:space="0" w:color="auto"/>
        <w:left w:val="none" w:sz="0" w:space="0" w:color="auto"/>
        <w:bottom w:val="none" w:sz="0" w:space="0" w:color="auto"/>
        <w:right w:val="none" w:sz="0" w:space="0" w:color="auto"/>
      </w:divBdr>
    </w:div>
    <w:div w:id="967860598">
      <w:bodyDiv w:val="1"/>
      <w:marLeft w:val="0"/>
      <w:marRight w:val="0"/>
      <w:marTop w:val="0"/>
      <w:marBottom w:val="0"/>
      <w:divBdr>
        <w:top w:val="none" w:sz="0" w:space="0" w:color="auto"/>
        <w:left w:val="none" w:sz="0" w:space="0" w:color="auto"/>
        <w:bottom w:val="none" w:sz="0" w:space="0" w:color="auto"/>
        <w:right w:val="none" w:sz="0" w:space="0" w:color="auto"/>
      </w:divBdr>
    </w:div>
    <w:div w:id="967930584">
      <w:bodyDiv w:val="1"/>
      <w:marLeft w:val="0"/>
      <w:marRight w:val="0"/>
      <w:marTop w:val="0"/>
      <w:marBottom w:val="0"/>
      <w:divBdr>
        <w:top w:val="none" w:sz="0" w:space="0" w:color="auto"/>
        <w:left w:val="none" w:sz="0" w:space="0" w:color="auto"/>
        <w:bottom w:val="none" w:sz="0" w:space="0" w:color="auto"/>
        <w:right w:val="none" w:sz="0" w:space="0" w:color="auto"/>
      </w:divBdr>
    </w:div>
    <w:div w:id="984429326">
      <w:bodyDiv w:val="1"/>
      <w:marLeft w:val="0"/>
      <w:marRight w:val="0"/>
      <w:marTop w:val="0"/>
      <w:marBottom w:val="0"/>
      <w:divBdr>
        <w:top w:val="none" w:sz="0" w:space="0" w:color="auto"/>
        <w:left w:val="none" w:sz="0" w:space="0" w:color="auto"/>
        <w:bottom w:val="none" w:sz="0" w:space="0" w:color="auto"/>
        <w:right w:val="none" w:sz="0" w:space="0" w:color="auto"/>
      </w:divBdr>
    </w:div>
    <w:div w:id="984696376">
      <w:bodyDiv w:val="1"/>
      <w:marLeft w:val="0"/>
      <w:marRight w:val="0"/>
      <w:marTop w:val="0"/>
      <w:marBottom w:val="0"/>
      <w:divBdr>
        <w:top w:val="none" w:sz="0" w:space="0" w:color="auto"/>
        <w:left w:val="none" w:sz="0" w:space="0" w:color="auto"/>
        <w:bottom w:val="none" w:sz="0" w:space="0" w:color="auto"/>
        <w:right w:val="none" w:sz="0" w:space="0" w:color="auto"/>
      </w:divBdr>
    </w:div>
    <w:div w:id="1014915477">
      <w:bodyDiv w:val="1"/>
      <w:marLeft w:val="0"/>
      <w:marRight w:val="0"/>
      <w:marTop w:val="0"/>
      <w:marBottom w:val="0"/>
      <w:divBdr>
        <w:top w:val="none" w:sz="0" w:space="0" w:color="auto"/>
        <w:left w:val="none" w:sz="0" w:space="0" w:color="auto"/>
        <w:bottom w:val="none" w:sz="0" w:space="0" w:color="auto"/>
        <w:right w:val="none" w:sz="0" w:space="0" w:color="auto"/>
      </w:divBdr>
    </w:div>
    <w:div w:id="1063678486">
      <w:bodyDiv w:val="1"/>
      <w:marLeft w:val="0"/>
      <w:marRight w:val="0"/>
      <w:marTop w:val="0"/>
      <w:marBottom w:val="0"/>
      <w:divBdr>
        <w:top w:val="none" w:sz="0" w:space="0" w:color="auto"/>
        <w:left w:val="none" w:sz="0" w:space="0" w:color="auto"/>
        <w:bottom w:val="none" w:sz="0" w:space="0" w:color="auto"/>
        <w:right w:val="none" w:sz="0" w:space="0" w:color="auto"/>
      </w:divBdr>
    </w:div>
    <w:div w:id="1084110947">
      <w:bodyDiv w:val="1"/>
      <w:marLeft w:val="0"/>
      <w:marRight w:val="0"/>
      <w:marTop w:val="0"/>
      <w:marBottom w:val="0"/>
      <w:divBdr>
        <w:top w:val="none" w:sz="0" w:space="0" w:color="auto"/>
        <w:left w:val="none" w:sz="0" w:space="0" w:color="auto"/>
        <w:bottom w:val="none" w:sz="0" w:space="0" w:color="auto"/>
        <w:right w:val="none" w:sz="0" w:space="0" w:color="auto"/>
      </w:divBdr>
    </w:div>
    <w:div w:id="1090932148">
      <w:bodyDiv w:val="1"/>
      <w:marLeft w:val="0"/>
      <w:marRight w:val="0"/>
      <w:marTop w:val="0"/>
      <w:marBottom w:val="0"/>
      <w:divBdr>
        <w:top w:val="none" w:sz="0" w:space="0" w:color="auto"/>
        <w:left w:val="none" w:sz="0" w:space="0" w:color="auto"/>
        <w:bottom w:val="none" w:sz="0" w:space="0" w:color="auto"/>
        <w:right w:val="none" w:sz="0" w:space="0" w:color="auto"/>
      </w:divBdr>
    </w:div>
    <w:div w:id="1099376445">
      <w:bodyDiv w:val="1"/>
      <w:marLeft w:val="0"/>
      <w:marRight w:val="0"/>
      <w:marTop w:val="0"/>
      <w:marBottom w:val="0"/>
      <w:divBdr>
        <w:top w:val="none" w:sz="0" w:space="0" w:color="auto"/>
        <w:left w:val="none" w:sz="0" w:space="0" w:color="auto"/>
        <w:bottom w:val="none" w:sz="0" w:space="0" w:color="auto"/>
        <w:right w:val="none" w:sz="0" w:space="0" w:color="auto"/>
      </w:divBdr>
      <w:divsChild>
        <w:div w:id="1713841447">
          <w:marLeft w:val="0"/>
          <w:marRight w:val="0"/>
          <w:marTop w:val="0"/>
          <w:marBottom w:val="0"/>
          <w:divBdr>
            <w:top w:val="none" w:sz="0" w:space="0" w:color="auto"/>
            <w:left w:val="none" w:sz="0" w:space="0" w:color="auto"/>
            <w:bottom w:val="none" w:sz="0" w:space="0" w:color="auto"/>
            <w:right w:val="none" w:sz="0" w:space="0" w:color="auto"/>
          </w:divBdr>
          <w:divsChild>
            <w:div w:id="1177502187">
              <w:marLeft w:val="0"/>
              <w:marRight w:val="0"/>
              <w:marTop w:val="0"/>
              <w:marBottom w:val="0"/>
              <w:divBdr>
                <w:top w:val="none" w:sz="0" w:space="0" w:color="auto"/>
                <w:left w:val="none" w:sz="0" w:space="0" w:color="auto"/>
                <w:bottom w:val="none" w:sz="0" w:space="0" w:color="auto"/>
                <w:right w:val="none" w:sz="0" w:space="0" w:color="auto"/>
              </w:divBdr>
            </w:div>
          </w:divsChild>
        </w:div>
        <w:div w:id="1890921332">
          <w:marLeft w:val="0"/>
          <w:marRight w:val="0"/>
          <w:marTop w:val="0"/>
          <w:marBottom w:val="0"/>
          <w:divBdr>
            <w:top w:val="none" w:sz="0" w:space="0" w:color="auto"/>
            <w:left w:val="none" w:sz="0" w:space="0" w:color="auto"/>
            <w:bottom w:val="none" w:sz="0" w:space="0" w:color="auto"/>
            <w:right w:val="none" w:sz="0" w:space="0" w:color="auto"/>
          </w:divBdr>
          <w:divsChild>
            <w:div w:id="9603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532">
      <w:bodyDiv w:val="1"/>
      <w:marLeft w:val="0"/>
      <w:marRight w:val="0"/>
      <w:marTop w:val="0"/>
      <w:marBottom w:val="0"/>
      <w:divBdr>
        <w:top w:val="none" w:sz="0" w:space="0" w:color="auto"/>
        <w:left w:val="none" w:sz="0" w:space="0" w:color="auto"/>
        <w:bottom w:val="none" w:sz="0" w:space="0" w:color="auto"/>
        <w:right w:val="none" w:sz="0" w:space="0" w:color="auto"/>
      </w:divBdr>
    </w:div>
    <w:div w:id="1184319209">
      <w:bodyDiv w:val="1"/>
      <w:marLeft w:val="0"/>
      <w:marRight w:val="0"/>
      <w:marTop w:val="0"/>
      <w:marBottom w:val="0"/>
      <w:divBdr>
        <w:top w:val="none" w:sz="0" w:space="0" w:color="auto"/>
        <w:left w:val="none" w:sz="0" w:space="0" w:color="auto"/>
        <w:bottom w:val="none" w:sz="0" w:space="0" w:color="auto"/>
        <w:right w:val="none" w:sz="0" w:space="0" w:color="auto"/>
      </w:divBdr>
      <w:divsChild>
        <w:div w:id="1274900388">
          <w:marLeft w:val="0"/>
          <w:marRight w:val="0"/>
          <w:marTop w:val="0"/>
          <w:marBottom w:val="0"/>
          <w:divBdr>
            <w:top w:val="none" w:sz="0" w:space="0" w:color="auto"/>
            <w:left w:val="none" w:sz="0" w:space="0" w:color="auto"/>
            <w:bottom w:val="none" w:sz="0" w:space="0" w:color="auto"/>
            <w:right w:val="none" w:sz="0" w:space="0" w:color="auto"/>
          </w:divBdr>
          <w:divsChild>
            <w:div w:id="5151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8166">
      <w:bodyDiv w:val="1"/>
      <w:marLeft w:val="0"/>
      <w:marRight w:val="0"/>
      <w:marTop w:val="0"/>
      <w:marBottom w:val="0"/>
      <w:divBdr>
        <w:top w:val="none" w:sz="0" w:space="0" w:color="auto"/>
        <w:left w:val="none" w:sz="0" w:space="0" w:color="auto"/>
        <w:bottom w:val="none" w:sz="0" w:space="0" w:color="auto"/>
        <w:right w:val="none" w:sz="0" w:space="0" w:color="auto"/>
      </w:divBdr>
    </w:div>
    <w:div w:id="1200361697">
      <w:bodyDiv w:val="1"/>
      <w:marLeft w:val="0"/>
      <w:marRight w:val="0"/>
      <w:marTop w:val="0"/>
      <w:marBottom w:val="0"/>
      <w:divBdr>
        <w:top w:val="none" w:sz="0" w:space="0" w:color="auto"/>
        <w:left w:val="none" w:sz="0" w:space="0" w:color="auto"/>
        <w:bottom w:val="none" w:sz="0" w:space="0" w:color="auto"/>
        <w:right w:val="none" w:sz="0" w:space="0" w:color="auto"/>
      </w:divBdr>
      <w:divsChild>
        <w:div w:id="1973094906">
          <w:marLeft w:val="0"/>
          <w:marRight w:val="0"/>
          <w:marTop w:val="0"/>
          <w:marBottom w:val="0"/>
          <w:divBdr>
            <w:top w:val="none" w:sz="0" w:space="0" w:color="auto"/>
            <w:left w:val="none" w:sz="0" w:space="0" w:color="auto"/>
            <w:bottom w:val="none" w:sz="0" w:space="0" w:color="auto"/>
            <w:right w:val="none" w:sz="0" w:space="0" w:color="auto"/>
          </w:divBdr>
        </w:div>
      </w:divsChild>
    </w:div>
    <w:div w:id="1206940699">
      <w:bodyDiv w:val="1"/>
      <w:marLeft w:val="0"/>
      <w:marRight w:val="0"/>
      <w:marTop w:val="0"/>
      <w:marBottom w:val="0"/>
      <w:divBdr>
        <w:top w:val="none" w:sz="0" w:space="0" w:color="auto"/>
        <w:left w:val="none" w:sz="0" w:space="0" w:color="auto"/>
        <w:bottom w:val="none" w:sz="0" w:space="0" w:color="auto"/>
        <w:right w:val="none" w:sz="0" w:space="0" w:color="auto"/>
      </w:divBdr>
    </w:div>
    <w:div w:id="1211258896">
      <w:bodyDiv w:val="1"/>
      <w:marLeft w:val="0"/>
      <w:marRight w:val="0"/>
      <w:marTop w:val="0"/>
      <w:marBottom w:val="0"/>
      <w:divBdr>
        <w:top w:val="none" w:sz="0" w:space="0" w:color="auto"/>
        <w:left w:val="none" w:sz="0" w:space="0" w:color="auto"/>
        <w:bottom w:val="none" w:sz="0" w:space="0" w:color="auto"/>
        <w:right w:val="none" w:sz="0" w:space="0" w:color="auto"/>
      </w:divBdr>
      <w:divsChild>
        <w:div w:id="1753357114">
          <w:marLeft w:val="0"/>
          <w:marRight w:val="0"/>
          <w:marTop w:val="0"/>
          <w:marBottom w:val="0"/>
          <w:divBdr>
            <w:top w:val="none" w:sz="0" w:space="0" w:color="auto"/>
            <w:left w:val="none" w:sz="0" w:space="0" w:color="auto"/>
            <w:bottom w:val="none" w:sz="0" w:space="0" w:color="auto"/>
            <w:right w:val="none" w:sz="0" w:space="0" w:color="auto"/>
          </w:divBdr>
          <w:divsChild>
            <w:div w:id="800919446">
              <w:marLeft w:val="0"/>
              <w:marRight w:val="0"/>
              <w:marTop w:val="0"/>
              <w:marBottom w:val="0"/>
              <w:divBdr>
                <w:top w:val="none" w:sz="0" w:space="0" w:color="auto"/>
                <w:left w:val="none" w:sz="0" w:space="0" w:color="auto"/>
                <w:bottom w:val="none" w:sz="0" w:space="0" w:color="auto"/>
                <w:right w:val="none" w:sz="0" w:space="0" w:color="auto"/>
              </w:divBdr>
              <w:divsChild>
                <w:div w:id="18714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4071">
      <w:bodyDiv w:val="1"/>
      <w:marLeft w:val="0"/>
      <w:marRight w:val="0"/>
      <w:marTop w:val="0"/>
      <w:marBottom w:val="0"/>
      <w:divBdr>
        <w:top w:val="none" w:sz="0" w:space="0" w:color="auto"/>
        <w:left w:val="none" w:sz="0" w:space="0" w:color="auto"/>
        <w:bottom w:val="none" w:sz="0" w:space="0" w:color="auto"/>
        <w:right w:val="none" w:sz="0" w:space="0" w:color="auto"/>
      </w:divBdr>
    </w:div>
    <w:div w:id="1289817617">
      <w:bodyDiv w:val="1"/>
      <w:marLeft w:val="0"/>
      <w:marRight w:val="0"/>
      <w:marTop w:val="0"/>
      <w:marBottom w:val="0"/>
      <w:divBdr>
        <w:top w:val="none" w:sz="0" w:space="0" w:color="auto"/>
        <w:left w:val="none" w:sz="0" w:space="0" w:color="auto"/>
        <w:bottom w:val="none" w:sz="0" w:space="0" w:color="auto"/>
        <w:right w:val="none" w:sz="0" w:space="0" w:color="auto"/>
      </w:divBdr>
      <w:divsChild>
        <w:div w:id="1127773369">
          <w:marLeft w:val="0"/>
          <w:marRight w:val="0"/>
          <w:marTop w:val="0"/>
          <w:marBottom w:val="0"/>
          <w:divBdr>
            <w:top w:val="none" w:sz="0" w:space="0" w:color="auto"/>
            <w:left w:val="none" w:sz="0" w:space="0" w:color="auto"/>
            <w:bottom w:val="none" w:sz="0" w:space="0" w:color="auto"/>
            <w:right w:val="none" w:sz="0" w:space="0" w:color="auto"/>
          </w:divBdr>
          <w:divsChild>
            <w:div w:id="1018430509">
              <w:marLeft w:val="0"/>
              <w:marRight w:val="0"/>
              <w:marTop w:val="0"/>
              <w:marBottom w:val="0"/>
              <w:divBdr>
                <w:top w:val="none" w:sz="0" w:space="0" w:color="auto"/>
                <w:left w:val="none" w:sz="0" w:space="0" w:color="auto"/>
                <w:bottom w:val="none" w:sz="0" w:space="0" w:color="auto"/>
                <w:right w:val="none" w:sz="0" w:space="0" w:color="auto"/>
              </w:divBdr>
            </w:div>
          </w:divsChild>
        </w:div>
        <w:div w:id="1715160167">
          <w:marLeft w:val="0"/>
          <w:marRight w:val="0"/>
          <w:marTop w:val="0"/>
          <w:marBottom w:val="0"/>
          <w:divBdr>
            <w:top w:val="none" w:sz="0" w:space="0" w:color="auto"/>
            <w:left w:val="none" w:sz="0" w:space="0" w:color="auto"/>
            <w:bottom w:val="none" w:sz="0" w:space="0" w:color="auto"/>
            <w:right w:val="none" w:sz="0" w:space="0" w:color="auto"/>
          </w:divBdr>
          <w:divsChild>
            <w:div w:id="11675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3185">
      <w:bodyDiv w:val="1"/>
      <w:marLeft w:val="0"/>
      <w:marRight w:val="0"/>
      <w:marTop w:val="0"/>
      <w:marBottom w:val="0"/>
      <w:divBdr>
        <w:top w:val="none" w:sz="0" w:space="0" w:color="auto"/>
        <w:left w:val="none" w:sz="0" w:space="0" w:color="auto"/>
        <w:bottom w:val="none" w:sz="0" w:space="0" w:color="auto"/>
        <w:right w:val="none" w:sz="0" w:space="0" w:color="auto"/>
      </w:divBdr>
    </w:div>
    <w:div w:id="1314988102">
      <w:bodyDiv w:val="1"/>
      <w:marLeft w:val="0"/>
      <w:marRight w:val="0"/>
      <w:marTop w:val="0"/>
      <w:marBottom w:val="0"/>
      <w:divBdr>
        <w:top w:val="none" w:sz="0" w:space="0" w:color="auto"/>
        <w:left w:val="none" w:sz="0" w:space="0" w:color="auto"/>
        <w:bottom w:val="none" w:sz="0" w:space="0" w:color="auto"/>
        <w:right w:val="none" w:sz="0" w:space="0" w:color="auto"/>
      </w:divBdr>
    </w:div>
    <w:div w:id="1328557627">
      <w:bodyDiv w:val="1"/>
      <w:marLeft w:val="0"/>
      <w:marRight w:val="0"/>
      <w:marTop w:val="0"/>
      <w:marBottom w:val="0"/>
      <w:divBdr>
        <w:top w:val="none" w:sz="0" w:space="0" w:color="auto"/>
        <w:left w:val="none" w:sz="0" w:space="0" w:color="auto"/>
        <w:bottom w:val="none" w:sz="0" w:space="0" w:color="auto"/>
        <w:right w:val="none" w:sz="0" w:space="0" w:color="auto"/>
      </w:divBdr>
    </w:div>
    <w:div w:id="1342119233">
      <w:bodyDiv w:val="1"/>
      <w:marLeft w:val="0"/>
      <w:marRight w:val="0"/>
      <w:marTop w:val="0"/>
      <w:marBottom w:val="0"/>
      <w:divBdr>
        <w:top w:val="none" w:sz="0" w:space="0" w:color="auto"/>
        <w:left w:val="none" w:sz="0" w:space="0" w:color="auto"/>
        <w:bottom w:val="none" w:sz="0" w:space="0" w:color="auto"/>
        <w:right w:val="none" w:sz="0" w:space="0" w:color="auto"/>
      </w:divBdr>
    </w:div>
    <w:div w:id="1353140900">
      <w:bodyDiv w:val="1"/>
      <w:marLeft w:val="0"/>
      <w:marRight w:val="0"/>
      <w:marTop w:val="0"/>
      <w:marBottom w:val="0"/>
      <w:divBdr>
        <w:top w:val="none" w:sz="0" w:space="0" w:color="auto"/>
        <w:left w:val="none" w:sz="0" w:space="0" w:color="auto"/>
        <w:bottom w:val="none" w:sz="0" w:space="0" w:color="auto"/>
        <w:right w:val="none" w:sz="0" w:space="0" w:color="auto"/>
      </w:divBdr>
      <w:divsChild>
        <w:div w:id="292951700">
          <w:marLeft w:val="0"/>
          <w:marRight w:val="0"/>
          <w:marTop w:val="0"/>
          <w:marBottom w:val="0"/>
          <w:divBdr>
            <w:top w:val="none" w:sz="0" w:space="0" w:color="auto"/>
            <w:left w:val="none" w:sz="0" w:space="0" w:color="auto"/>
            <w:bottom w:val="none" w:sz="0" w:space="0" w:color="auto"/>
            <w:right w:val="none" w:sz="0" w:space="0" w:color="auto"/>
          </w:divBdr>
          <w:divsChild>
            <w:div w:id="587621740">
              <w:marLeft w:val="0"/>
              <w:marRight w:val="0"/>
              <w:marTop w:val="100"/>
              <w:marBottom w:val="100"/>
              <w:divBdr>
                <w:top w:val="none" w:sz="0" w:space="0" w:color="auto"/>
                <w:left w:val="none" w:sz="0" w:space="0" w:color="auto"/>
                <w:bottom w:val="none" w:sz="0" w:space="0" w:color="auto"/>
                <w:right w:val="none" w:sz="0" w:space="0" w:color="auto"/>
              </w:divBdr>
              <w:divsChild>
                <w:div w:id="107434040">
                  <w:marLeft w:val="0"/>
                  <w:marRight w:val="0"/>
                  <w:marTop w:val="0"/>
                  <w:marBottom w:val="0"/>
                  <w:divBdr>
                    <w:top w:val="none" w:sz="0" w:space="0" w:color="auto"/>
                    <w:left w:val="none" w:sz="0" w:space="0" w:color="auto"/>
                    <w:bottom w:val="none" w:sz="0" w:space="0" w:color="auto"/>
                    <w:right w:val="none" w:sz="0" w:space="0" w:color="auto"/>
                  </w:divBdr>
                  <w:divsChild>
                    <w:div w:id="1134370625">
                      <w:marLeft w:val="0"/>
                      <w:marRight w:val="0"/>
                      <w:marTop w:val="0"/>
                      <w:marBottom w:val="0"/>
                      <w:divBdr>
                        <w:top w:val="none" w:sz="0" w:space="0" w:color="auto"/>
                        <w:left w:val="none" w:sz="0" w:space="0" w:color="auto"/>
                        <w:bottom w:val="none" w:sz="0" w:space="0" w:color="auto"/>
                        <w:right w:val="none" w:sz="0" w:space="0" w:color="auto"/>
                      </w:divBdr>
                      <w:divsChild>
                        <w:div w:id="1170364027">
                          <w:marLeft w:val="0"/>
                          <w:marRight w:val="0"/>
                          <w:marTop w:val="0"/>
                          <w:marBottom w:val="0"/>
                          <w:divBdr>
                            <w:top w:val="none" w:sz="0" w:space="0" w:color="auto"/>
                            <w:left w:val="none" w:sz="0" w:space="0" w:color="auto"/>
                            <w:bottom w:val="none" w:sz="0" w:space="0" w:color="auto"/>
                            <w:right w:val="none" w:sz="0" w:space="0" w:color="auto"/>
                          </w:divBdr>
                          <w:divsChild>
                            <w:div w:id="1682005204">
                              <w:marLeft w:val="0"/>
                              <w:marRight w:val="0"/>
                              <w:marTop w:val="0"/>
                              <w:marBottom w:val="0"/>
                              <w:divBdr>
                                <w:top w:val="none" w:sz="0" w:space="0" w:color="auto"/>
                                <w:left w:val="none" w:sz="0" w:space="0" w:color="auto"/>
                                <w:bottom w:val="none" w:sz="0" w:space="0" w:color="auto"/>
                                <w:right w:val="none" w:sz="0" w:space="0" w:color="auto"/>
                              </w:divBdr>
                              <w:divsChild>
                                <w:div w:id="9812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694989">
      <w:bodyDiv w:val="1"/>
      <w:marLeft w:val="0"/>
      <w:marRight w:val="0"/>
      <w:marTop w:val="0"/>
      <w:marBottom w:val="0"/>
      <w:divBdr>
        <w:top w:val="none" w:sz="0" w:space="0" w:color="auto"/>
        <w:left w:val="none" w:sz="0" w:space="0" w:color="auto"/>
        <w:bottom w:val="none" w:sz="0" w:space="0" w:color="auto"/>
        <w:right w:val="none" w:sz="0" w:space="0" w:color="auto"/>
      </w:divBdr>
      <w:divsChild>
        <w:div w:id="648825710">
          <w:marLeft w:val="0"/>
          <w:marRight w:val="0"/>
          <w:marTop w:val="0"/>
          <w:marBottom w:val="0"/>
          <w:divBdr>
            <w:top w:val="none" w:sz="0" w:space="0" w:color="auto"/>
            <w:left w:val="none" w:sz="0" w:space="0" w:color="auto"/>
            <w:bottom w:val="none" w:sz="0" w:space="0" w:color="auto"/>
            <w:right w:val="none" w:sz="0" w:space="0" w:color="auto"/>
          </w:divBdr>
          <w:divsChild>
            <w:div w:id="289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8986">
      <w:bodyDiv w:val="1"/>
      <w:marLeft w:val="0"/>
      <w:marRight w:val="0"/>
      <w:marTop w:val="0"/>
      <w:marBottom w:val="0"/>
      <w:divBdr>
        <w:top w:val="none" w:sz="0" w:space="0" w:color="auto"/>
        <w:left w:val="none" w:sz="0" w:space="0" w:color="auto"/>
        <w:bottom w:val="none" w:sz="0" w:space="0" w:color="auto"/>
        <w:right w:val="none" w:sz="0" w:space="0" w:color="auto"/>
      </w:divBdr>
    </w:div>
    <w:div w:id="1360157694">
      <w:bodyDiv w:val="1"/>
      <w:marLeft w:val="0"/>
      <w:marRight w:val="0"/>
      <w:marTop w:val="0"/>
      <w:marBottom w:val="0"/>
      <w:divBdr>
        <w:top w:val="none" w:sz="0" w:space="0" w:color="auto"/>
        <w:left w:val="none" w:sz="0" w:space="0" w:color="auto"/>
        <w:bottom w:val="none" w:sz="0" w:space="0" w:color="auto"/>
        <w:right w:val="none" w:sz="0" w:space="0" w:color="auto"/>
      </w:divBdr>
    </w:div>
    <w:div w:id="1377319017">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504468618">
      <w:bodyDiv w:val="1"/>
      <w:marLeft w:val="0"/>
      <w:marRight w:val="0"/>
      <w:marTop w:val="0"/>
      <w:marBottom w:val="0"/>
      <w:divBdr>
        <w:top w:val="none" w:sz="0" w:space="0" w:color="auto"/>
        <w:left w:val="none" w:sz="0" w:space="0" w:color="auto"/>
        <w:bottom w:val="none" w:sz="0" w:space="0" w:color="auto"/>
        <w:right w:val="none" w:sz="0" w:space="0" w:color="auto"/>
      </w:divBdr>
    </w:div>
    <w:div w:id="1512916662">
      <w:bodyDiv w:val="1"/>
      <w:marLeft w:val="0"/>
      <w:marRight w:val="0"/>
      <w:marTop w:val="0"/>
      <w:marBottom w:val="0"/>
      <w:divBdr>
        <w:top w:val="none" w:sz="0" w:space="0" w:color="auto"/>
        <w:left w:val="none" w:sz="0" w:space="0" w:color="auto"/>
        <w:bottom w:val="none" w:sz="0" w:space="0" w:color="auto"/>
        <w:right w:val="none" w:sz="0" w:space="0" w:color="auto"/>
      </w:divBdr>
      <w:divsChild>
        <w:div w:id="1149588241">
          <w:marLeft w:val="0"/>
          <w:marRight w:val="0"/>
          <w:marTop w:val="0"/>
          <w:marBottom w:val="0"/>
          <w:divBdr>
            <w:top w:val="none" w:sz="0" w:space="0" w:color="auto"/>
            <w:left w:val="none" w:sz="0" w:space="0" w:color="auto"/>
            <w:bottom w:val="none" w:sz="0" w:space="0" w:color="auto"/>
            <w:right w:val="none" w:sz="0" w:space="0" w:color="auto"/>
          </w:divBdr>
          <w:divsChild>
            <w:div w:id="19396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3331">
      <w:bodyDiv w:val="1"/>
      <w:marLeft w:val="0"/>
      <w:marRight w:val="0"/>
      <w:marTop w:val="0"/>
      <w:marBottom w:val="0"/>
      <w:divBdr>
        <w:top w:val="none" w:sz="0" w:space="0" w:color="auto"/>
        <w:left w:val="none" w:sz="0" w:space="0" w:color="auto"/>
        <w:bottom w:val="none" w:sz="0" w:space="0" w:color="auto"/>
        <w:right w:val="none" w:sz="0" w:space="0" w:color="auto"/>
      </w:divBdr>
    </w:div>
    <w:div w:id="1519659440">
      <w:bodyDiv w:val="1"/>
      <w:marLeft w:val="0"/>
      <w:marRight w:val="0"/>
      <w:marTop w:val="0"/>
      <w:marBottom w:val="0"/>
      <w:divBdr>
        <w:top w:val="none" w:sz="0" w:space="0" w:color="auto"/>
        <w:left w:val="none" w:sz="0" w:space="0" w:color="auto"/>
        <w:bottom w:val="none" w:sz="0" w:space="0" w:color="auto"/>
        <w:right w:val="none" w:sz="0" w:space="0" w:color="auto"/>
      </w:divBdr>
    </w:div>
    <w:div w:id="1534532720">
      <w:bodyDiv w:val="1"/>
      <w:marLeft w:val="0"/>
      <w:marRight w:val="0"/>
      <w:marTop w:val="0"/>
      <w:marBottom w:val="0"/>
      <w:divBdr>
        <w:top w:val="none" w:sz="0" w:space="0" w:color="auto"/>
        <w:left w:val="none" w:sz="0" w:space="0" w:color="auto"/>
        <w:bottom w:val="none" w:sz="0" w:space="0" w:color="auto"/>
        <w:right w:val="none" w:sz="0" w:space="0" w:color="auto"/>
      </w:divBdr>
    </w:div>
    <w:div w:id="1546407725">
      <w:bodyDiv w:val="1"/>
      <w:marLeft w:val="0"/>
      <w:marRight w:val="0"/>
      <w:marTop w:val="0"/>
      <w:marBottom w:val="0"/>
      <w:divBdr>
        <w:top w:val="none" w:sz="0" w:space="0" w:color="auto"/>
        <w:left w:val="none" w:sz="0" w:space="0" w:color="auto"/>
        <w:bottom w:val="none" w:sz="0" w:space="0" w:color="auto"/>
        <w:right w:val="none" w:sz="0" w:space="0" w:color="auto"/>
      </w:divBdr>
    </w:div>
    <w:div w:id="1546599504">
      <w:bodyDiv w:val="1"/>
      <w:marLeft w:val="0"/>
      <w:marRight w:val="0"/>
      <w:marTop w:val="0"/>
      <w:marBottom w:val="0"/>
      <w:divBdr>
        <w:top w:val="none" w:sz="0" w:space="0" w:color="auto"/>
        <w:left w:val="none" w:sz="0" w:space="0" w:color="auto"/>
        <w:bottom w:val="none" w:sz="0" w:space="0" w:color="auto"/>
        <w:right w:val="none" w:sz="0" w:space="0" w:color="auto"/>
      </w:divBdr>
      <w:divsChild>
        <w:div w:id="1101409568">
          <w:marLeft w:val="0"/>
          <w:marRight w:val="0"/>
          <w:marTop w:val="0"/>
          <w:marBottom w:val="0"/>
          <w:divBdr>
            <w:top w:val="none" w:sz="0" w:space="0" w:color="auto"/>
            <w:left w:val="none" w:sz="0" w:space="0" w:color="auto"/>
            <w:bottom w:val="none" w:sz="0" w:space="0" w:color="auto"/>
            <w:right w:val="none" w:sz="0" w:space="0" w:color="auto"/>
          </w:divBdr>
          <w:divsChild>
            <w:div w:id="655303884">
              <w:marLeft w:val="0"/>
              <w:marRight w:val="0"/>
              <w:marTop w:val="0"/>
              <w:marBottom w:val="0"/>
              <w:divBdr>
                <w:top w:val="none" w:sz="0" w:space="0" w:color="auto"/>
                <w:left w:val="none" w:sz="0" w:space="0" w:color="auto"/>
                <w:bottom w:val="none" w:sz="0" w:space="0" w:color="auto"/>
                <w:right w:val="none" w:sz="0" w:space="0" w:color="auto"/>
              </w:divBdr>
              <w:divsChild>
                <w:div w:id="19658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0702">
      <w:bodyDiv w:val="1"/>
      <w:marLeft w:val="0"/>
      <w:marRight w:val="0"/>
      <w:marTop w:val="0"/>
      <w:marBottom w:val="0"/>
      <w:divBdr>
        <w:top w:val="none" w:sz="0" w:space="0" w:color="auto"/>
        <w:left w:val="none" w:sz="0" w:space="0" w:color="auto"/>
        <w:bottom w:val="none" w:sz="0" w:space="0" w:color="auto"/>
        <w:right w:val="none" w:sz="0" w:space="0" w:color="auto"/>
      </w:divBdr>
    </w:div>
    <w:div w:id="1574511113">
      <w:bodyDiv w:val="1"/>
      <w:marLeft w:val="0"/>
      <w:marRight w:val="0"/>
      <w:marTop w:val="0"/>
      <w:marBottom w:val="0"/>
      <w:divBdr>
        <w:top w:val="none" w:sz="0" w:space="0" w:color="auto"/>
        <w:left w:val="none" w:sz="0" w:space="0" w:color="auto"/>
        <w:bottom w:val="none" w:sz="0" w:space="0" w:color="auto"/>
        <w:right w:val="none" w:sz="0" w:space="0" w:color="auto"/>
      </w:divBdr>
    </w:div>
    <w:div w:id="1596016068">
      <w:bodyDiv w:val="1"/>
      <w:marLeft w:val="0"/>
      <w:marRight w:val="0"/>
      <w:marTop w:val="0"/>
      <w:marBottom w:val="0"/>
      <w:divBdr>
        <w:top w:val="none" w:sz="0" w:space="0" w:color="auto"/>
        <w:left w:val="none" w:sz="0" w:space="0" w:color="auto"/>
        <w:bottom w:val="none" w:sz="0" w:space="0" w:color="auto"/>
        <w:right w:val="none" w:sz="0" w:space="0" w:color="auto"/>
      </w:divBdr>
    </w:div>
    <w:div w:id="1602030110">
      <w:bodyDiv w:val="1"/>
      <w:marLeft w:val="0"/>
      <w:marRight w:val="0"/>
      <w:marTop w:val="0"/>
      <w:marBottom w:val="0"/>
      <w:divBdr>
        <w:top w:val="none" w:sz="0" w:space="0" w:color="auto"/>
        <w:left w:val="none" w:sz="0" w:space="0" w:color="auto"/>
        <w:bottom w:val="none" w:sz="0" w:space="0" w:color="auto"/>
        <w:right w:val="none" w:sz="0" w:space="0" w:color="auto"/>
      </w:divBdr>
    </w:div>
    <w:div w:id="1620063930">
      <w:bodyDiv w:val="1"/>
      <w:marLeft w:val="0"/>
      <w:marRight w:val="0"/>
      <w:marTop w:val="0"/>
      <w:marBottom w:val="0"/>
      <w:divBdr>
        <w:top w:val="none" w:sz="0" w:space="0" w:color="auto"/>
        <w:left w:val="none" w:sz="0" w:space="0" w:color="auto"/>
        <w:bottom w:val="none" w:sz="0" w:space="0" w:color="auto"/>
        <w:right w:val="none" w:sz="0" w:space="0" w:color="auto"/>
      </w:divBdr>
    </w:div>
    <w:div w:id="1668826848">
      <w:bodyDiv w:val="1"/>
      <w:marLeft w:val="0"/>
      <w:marRight w:val="0"/>
      <w:marTop w:val="0"/>
      <w:marBottom w:val="0"/>
      <w:divBdr>
        <w:top w:val="none" w:sz="0" w:space="0" w:color="auto"/>
        <w:left w:val="none" w:sz="0" w:space="0" w:color="auto"/>
        <w:bottom w:val="none" w:sz="0" w:space="0" w:color="auto"/>
        <w:right w:val="none" w:sz="0" w:space="0" w:color="auto"/>
      </w:divBdr>
    </w:div>
    <w:div w:id="1752582045">
      <w:bodyDiv w:val="1"/>
      <w:marLeft w:val="0"/>
      <w:marRight w:val="0"/>
      <w:marTop w:val="0"/>
      <w:marBottom w:val="0"/>
      <w:divBdr>
        <w:top w:val="none" w:sz="0" w:space="0" w:color="auto"/>
        <w:left w:val="none" w:sz="0" w:space="0" w:color="auto"/>
        <w:bottom w:val="none" w:sz="0" w:space="0" w:color="auto"/>
        <w:right w:val="none" w:sz="0" w:space="0" w:color="auto"/>
      </w:divBdr>
    </w:div>
    <w:div w:id="1757091826">
      <w:bodyDiv w:val="1"/>
      <w:marLeft w:val="0"/>
      <w:marRight w:val="0"/>
      <w:marTop w:val="0"/>
      <w:marBottom w:val="0"/>
      <w:divBdr>
        <w:top w:val="none" w:sz="0" w:space="0" w:color="auto"/>
        <w:left w:val="none" w:sz="0" w:space="0" w:color="auto"/>
        <w:bottom w:val="none" w:sz="0" w:space="0" w:color="auto"/>
        <w:right w:val="none" w:sz="0" w:space="0" w:color="auto"/>
      </w:divBdr>
    </w:div>
    <w:div w:id="1761028060">
      <w:bodyDiv w:val="1"/>
      <w:marLeft w:val="0"/>
      <w:marRight w:val="0"/>
      <w:marTop w:val="0"/>
      <w:marBottom w:val="0"/>
      <w:divBdr>
        <w:top w:val="none" w:sz="0" w:space="0" w:color="auto"/>
        <w:left w:val="none" w:sz="0" w:space="0" w:color="auto"/>
        <w:bottom w:val="none" w:sz="0" w:space="0" w:color="auto"/>
        <w:right w:val="none" w:sz="0" w:space="0" w:color="auto"/>
      </w:divBdr>
    </w:div>
    <w:div w:id="1764909141">
      <w:bodyDiv w:val="1"/>
      <w:marLeft w:val="0"/>
      <w:marRight w:val="0"/>
      <w:marTop w:val="0"/>
      <w:marBottom w:val="0"/>
      <w:divBdr>
        <w:top w:val="none" w:sz="0" w:space="0" w:color="auto"/>
        <w:left w:val="none" w:sz="0" w:space="0" w:color="auto"/>
        <w:bottom w:val="none" w:sz="0" w:space="0" w:color="auto"/>
        <w:right w:val="none" w:sz="0" w:space="0" w:color="auto"/>
      </w:divBdr>
    </w:div>
    <w:div w:id="1784038178">
      <w:bodyDiv w:val="1"/>
      <w:marLeft w:val="0"/>
      <w:marRight w:val="0"/>
      <w:marTop w:val="0"/>
      <w:marBottom w:val="0"/>
      <w:divBdr>
        <w:top w:val="none" w:sz="0" w:space="0" w:color="auto"/>
        <w:left w:val="none" w:sz="0" w:space="0" w:color="auto"/>
        <w:bottom w:val="none" w:sz="0" w:space="0" w:color="auto"/>
        <w:right w:val="none" w:sz="0" w:space="0" w:color="auto"/>
      </w:divBdr>
    </w:div>
    <w:div w:id="1790051814">
      <w:bodyDiv w:val="1"/>
      <w:marLeft w:val="0"/>
      <w:marRight w:val="0"/>
      <w:marTop w:val="0"/>
      <w:marBottom w:val="0"/>
      <w:divBdr>
        <w:top w:val="none" w:sz="0" w:space="0" w:color="auto"/>
        <w:left w:val="none" w:sz="0" w:space="0" w:color="auto"/>
        <w:bottom w:val="none" w:sz="0" w:space="0" w:color="auto"/>
        <w:right w:val="none" w:sz="0" w:space="0" w:color="auto"/>
      </w:divBdr>
    </w:div>
    <w:div w:id="1796676747">
      <w:bodyDiv w:val="1"/>
      <w:marLeft w:val="0"/>
      <w:marRight w:val="0"/>
      <w:marTop w:val="0"/>
      <w:marBottom w:val="0"/>
      <w:divBdr>
        <w:top w:val="none" w:sz="0" w:space="0" w:color="auto"/>
        <w:left w:val="none" w:sz="0" w:space="0" w:color="auto"/>
        <w:bottom w:val="none" w:sz="0" w:space="0" w:color="auto"/>
        <w:right w:val="none" w:sz="0" w:space="0" w:color="auto"/>
      </w:divBdr>
    </w:div>
    <w:div w:id="1805924572">
      <w:bodyDiv w:val="1"/>
      <w:marLeft w:val="0"/>
      <w:marRight w:val="0"/>
      <w:marTop w:val="0"/>
      <w:marBottom w:val="0"/>
      <w:divBdr>
        <w:top w:val="none" w:sz="0" w:space="0" w:color="auto"/>
        <w:left w:val="none" w:sz="0" w:space="0" w:color="auto"/>
        <w:bottom w:val="none" w:sz="0" w:space="0" w:color="auto"/>
        <w:right w:val="none" w:sz="0" w:space="0" w:color="auto"/>
      </w:divBdr>
    </w:div>
    <w:div w:id="1807115337">
      <w:bodyDiv w:val="1"/>
      <w:marLeft w:val="0"/>
      <w:marRight w:val="0"/>
      <w:marTop w:val="0"/>
      <w:marBottom w:val="0"/>
      <w:divBdr>
        <w:top w:val="none" w:sz="0" w:space="0" w:color="auto"/>
        <w:left w:val="none" w:sz="0" w:space="0" w:color="auto"/>
        <w:bottom w:val="none" w:sz="0" w:space="0" w:color="auto"/>
        <w:right w:val="none" w:sz="0" w:space="0" w:color="auto"/>
      </w:divBdr>
      <w:divsChild>
        <w:div w:id="360788718">
          <w:marLeft w:val="0"/>
          <w:marRight w:val="0"/>
          <w:marTop w:val="0"/>
          <w:marBottom w:val="0"/>
          <w:divBdr>
            <w:top w:val="none" w:sz="0" w:space="0" w:color="auto"/>
            <w:left w:val="none" w:sz="0" w:space="0" w:color="auto"/>
            <w:bottom w:val="none" w:sz="0" w:space="0" w:color="auto"/>
            <w:right w:val="none" w:sz="0" w:space="0" w:color="auto"/>
          </w:divBdr>
          <w:divsChild>
            <w:div w:id="12215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4693">
      <w:bodyDiv w:val="1"/>
      <w:marLeft w:val="0"/>
      <w:marRight w:val="0"/>
      <w:marTop w:val="0"/>
      <w:marBottom w:val="0"/>
      <w:divBdr>
        <w:top w:val="none" w:sz="0" w:space="0" w:color="auto"/>
        <w:left w:val="none" w:sz="0" w:space="0" w:color="auto"/>
        <w:bottom w:val="none" w:sz="0" w:space="0" w:color="auto"/>
        <w:right w:val="none" w:sz="0" w:space="0" w:color="auto"/>
      </w:divBdr>
    </w:div>
    <w:div w:id="1820418264">
      <w:bodyDiv w:val="1"/>
      <w:marLeft w:val="0"/>
      <w:marRight w:val="0"/>
      <w:marTop w:val="0"/>
      <w:marBottom w:val="0"/>
      <w:divBdr>
        <w:top w:val="none" w:sz="0" w:space="0" w:color="auto"/>
        <w:left w:val="none" w:sz="0" w:space="0" w:color="auto"/>
        <w:bottom w:val="none" w:sz="0" w:space="0" w:color="auto"/>
        <w:right w:val="none" w:sz="0" w:space="0" w:color="auto"/>
      </w:divBdr>
    </w:div>
    <w:div w:id="1838691552">
      <w:bodyDiv w:val="1"/>
      <w:marLeft w:val="0"/>
      <w:marRight w:val="0"/>
      <w:marTop w:val="0"/>
      <w:marBottom w:val="0"/>
      <w:divBdr>
        <w:top w:val="none" w:sz="0" w:space="0" w:color="auto"/>
        <w:left w:val="none" w:sz="0" w:space="0" w:color="auto"/>
        <w:bottom w:val="none" w:sz="0" w:space="0" w:color="auto"/>
        <w:right w:val="none" w:sz="0" w:space="0" w:color="auto"/>
      </w:divBdr>
    </w:div>
    <w:div w:id="1857648646">
      <w:bodyDiv w:val="1"/>
      <w:marLeft w:val="0"/>
      <w:marRight w:val="0"/>
      <w:marTop w:val="0"/>
      <w:marBottom w:val="0"/>
      <w:divBdr>
        <w:top w:val="none" w:sz="0" w:space="0" w:color="auto"/>
        <w:left w:val="none" w:sz="0" w:space="0" w:color="auto"/>
        <w:bottom w:val="none" w:sz="0" w:space="0" w:color="auto"/>
        <w:right w:val="none" w:sz="0" w:space="0" w:color="auto"/>
      </w:divBdr>
    </w:div>
    <w:div w:id="1877237331">
      <w:bodyDiv w:val="1"/>
      <w:marLeft w:val="0"/>
      <w:marRight w:val="0"/>
      <w:marTop w:val="0"/>
      <w:marBottom w:val="0"/>
      <w:divBdr>
        <w:top w:val="none" w:sz="0" w:space="0" w:color="auto"/>
        <w:left w:val="none" w:sz="0" w:space="0" w:color="auto"/>
        <w:bottom w:val="none" w:sz="0" w:space="0" w:color="auto"/>
        <w:right w:val="none" w:sz="0" w:space="0" w:color="auto"/>
      </w:divBdr>
    </w:div>
    <w:div w:id="1907494542">
      <w:bodyDiv w:val="1"/>
      <w:marLeft w:val="0"/>
      <w:marRight w:val="0"/>
      <w:marTop w:val="0"/>
      <w:marBottom w:val="0"/>
      <w:divBdr>
        <w:top w:val="none" w:sz="0" w:space="0" w:color="auto"/>
        <w:left w:val="none" w:sz="0" w:space="0" w:color="auto"/>
        <w:bottom w:val="none" w:sz="0" w:space="0" w:color="auto"/>
        <w:right w:val="none" w:sz="0" w:space="0" w:color="auto"/>
      </w:divBdr>
    </w:div>
    <w:div w:id="1928540280">
      <w:bodyDiv w:val="1"/>
      <w:marLeft w:val="0"/>
      <w:marRight w:val="0"/>
      <w:marTop w:val="0"/>
      <w:marBottom w:val="0"/>
      <w:divBdr>
        <w:top w:val="none" w:sz="0" w:space="0" w:color="auto"/>
        <w:left w:val="none" w:sz="0" w:space="0" w:color="auto"/>
        <w:bottom w:val="none" w:sz="0" w:space="0" w:color="auto"/>
        <w:right w:val="none" w:sz="0" w:space="0" w:color="auto"/>
      </w:divBdr>
    </w:div>
    <w:div w:id="1939868704">
      <w:bodyDiv w:val="1"/>
      <w:marLeft w:val="0"/>
      <w:marRight w:val="0"/>
      <w:marTop w:val="0"/>
      <w:marBottom w:val="0"/>
      <w:divBdr>
        <w:top w:val="none" w:sz="0" w:space="0" w:color="auto"/>
        <w:left w:val="none" w:sz="0" w:space="0" w:color="auto"/>
        <w:bottom w:val="none" w:sz="0" w:space="0" w:color="auto"/>
        <w:right w:val="none" w:sz="0" w:space="0" w:color="auto"/>
      </w:divBdr>
    </w:div>
    <w:div w:id="1941984062">
      <w:bodyDiv w:val="1"/>
      <w:marLeft w:val="0"/>
      <w:marRight w:val="0"/>
      <w:marTop w:val="0"/>
      <w:marBottom w:val="0"/>
      <w:divBdr>
        <w:top w:val="none" w:sz="0" w:space="0" w:color="auto"/>
        <w:left w:val="none" w:sz="0" w:space="0" w:color="auto"/>
        <w:bottom w:val="none" w:sz="0" w:space="0" w:color="auto"/>
        <w:right w:val="none" w:sz="0" w:space="0" w:color="auto"/>
      </w:divBdr>
    </w:div>
    <w:div w:id="1946110471">
      <w:bodyDiv w:val="1"/>
      <w:marLeft w:val="0"/>
      <w:marRight w:val="0"/>
      <w:marTop w:val="0"/>
      <w:marBottom w:val="0"/>
      <w:divBdr>
        <w:top w:val="none" w:sz="0" w:space="0" w:color="auto"/>
        <w:left w:val="none" w:sz="0" w:space="0" w:color="auto"/>
        <w:bottom w:val="none" w:sz="0" w:space="0" w:color="auto"/>
        <w:right w:val="none" w:sz="0" w:space="0" w:color="auto"/>
      </w:divBdr>
    </w:div>
    <w:div w:id="1959723989">
      <w:bodyDiv w:val="1"/>
      <w:marLeft w:val="0"/>
      <w:marRight w:val="0"/>
      <w:marTop w:val="0"/>
      <w:marBottom w:val="0"/>
      <w:divBdr>
        <w:top w:val="none" w:sz="0" w:space="0" w:color="auto"/>
        <w:left w:val="none" w:sz="0" w:space="0" w:color="auto"/>
        <w:bottom w:val="none" w:sz="0" w:space="0" w:color="auto"/>
        <w:right w:val="none" w:sz="0" w:space="0" w:color="auto"/>
      </w:divBdr>
      <w:divsChild>
        <w:div w:id="1505048228">
          <w:marLeft w:val="0"/>
          <w:marRight w:val="0"/>
          <w:marTop w:val="0"/>
          <w:marBottom w:val="0"/>
          <w:divBdr>
            <w:top w:val="none" w:sz="0" w:space="0" w:color="auto"/>
            <w:left w:val="none" w:sz="0" w:space="0" w:color="auto"/>
            <w:bottom w:val="none" w:sz="0" w:space="0" w:color="auto"/>
            <w:right w:val="none" w:sz="0" w:space="0" w:color="auto"/>
          </w:divBdr>
          <w:divsChild>
            <w:div w:id="1379167252">
              <w:marLeft w:val="0"/>
              <w:marRight w:val="0"/>
              <w:marTop w:val="0"/>
              <w:marBottom w:val="0"/>
              <w:divBdr>
                <w:top w:val="none" w:sz="0" w:space="0" w:color="auto"/>
                <w:left w:val="none" w:sz="0" w:space="0" w:color="auto"/>
                <w:bottom w:val="none" w:sz="0" w:space="0" w:color="auto"/>
                <w:right w:val="none" w:sz="0" w:space="0" w:color="auto"/>
              </w:divBdr>
              <w:divsChild>
                <w:div w:id="4465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14940">
      <w:bodyDiv w:val="1"/>
      <w:marLeft w:val="0"/>
      <w:marRight w:val="0"/>
      <w:marTop w:val="0"/>
      <w:marBottom w:val="0"/>
      <w:divBdr>
        <w:top w:val="none" w:sz="0" w:space="0" w:color="auto"/>
        <w:left w:val="none" w:sz="0" w:space="0" w:color="auto"/>
        <w:bottom w:val="none" w:sz="0" w:space="0" w:color="auto"/>
        <w:right w:val="none" w:sz="0" w:space="0" w:color="auto"/>
      </w:divBdr>
    </w:div>
    <w:div w:id="2012367539">
      <w:bodyDiv w:val="1"/>
      <w:marLeft w:val="0"/>
      <w:marRight w:val="0"/>
      <w:marTop w:val="0"/>
      <w:marBottom w:val="0"/>
      <w:divBdr>
        <w:top w:val="none" w:sz="0" w:space="0" w:color="auto"/>
        <w:left w:val="none" w:sz="0" w:space="0" w:color="auto"/>
        <w:bottom w:val="none" w:sz="0" w:space="0" w:color="auto"/>
        <w:right w:val="none" w:sz="0" w:space="0" w:color="auto"/>
      </w:divBdr>
    </w:div>
    <w:div w:id="2029940580">
      <w:bodyDiv w:val="1"/>
      <w:marLeft w:val="0"/>
      <w:marRight w:val="0"/>
      <w:marTop w:val="0"/>
      <w:marBottom w:val="0"/>
      <w:divBdr>
        <w:top w:val="none" w:sz="0" w:space="0" w:color="auto"/>
        <w:left w:val="none" w:sz="0" w:space="0" w:color="auto"/>
        <w:bottom w:val="none" w:sz="0" w:space="0" w:color="auto"/>
        <w:right w:val="none" w:sz="0" w:space="0" w:color="auto"/>
      </w:divBdr>
    </w:div>
    <w:div w:id="2039773926">
      <w:bodyDiv w:val="1"/>
      <w:marLeft w:val="0"/>
      <w:marRight w:val="0"/>
      <w:marTop w:val="0"/>
      <w:marBottom w:val="0"/>
      <w:divBdr>
        <w:top w:val="none" w:sz="0" w:space="0" w:color="auto"/>
        <w:left w:val="none" w:sz="0" w:space="0" w:color="auto"/>
        <w:bottom w:val="none" w:sz="0" w:space="0" w:color="auto"/>
        <w:right w:val="none" w:sz="0" w:space="0" w:color="auto"/>
      </w:divBdr>
    </w:div>
    <w:div w:id="2105035135">
      <w:bodyDiv w:val="1"/>
      <w:marLeft w:val="0"/>
      <w:marRight w:val="0"/>
      <w:marTop w:val="0"/>
      <w:marBottom w:val="0"/>
      <w:divBdr>
        <w:top w:val="none" w:sz="0" w:space="0" w:color="auto"/>
        <w:left w:val="none" w:sz="0" w:space="0" w:color="auto"/>
        <w:bottom w:val="none" w:sz="0" w:space="0" w:color="auto"/>
        <w:right w:val="none" w:sz="0" w:space="0" w:color="auto"/>
      </w:divBdr>
    </w:div>
    <w:div w:id="2117093532">
      <w:bodyDiv w:val="1"/>
      <w:marLeft w:val="0"/>
      <w:marRight w:val="0"/>
      <w:marTop w:val="0"/>
      <w:marBottom w:val="0"/>
      <w:divBdr>
        <w:top w:val="none" w:sz="0" w:space="0" w:color="auto"/>
        <w:left w:val="none" w:sz="0" w:space="0" w:color="auto"/>
        <w:bottom w:val="none" w:sz="0" w:space="0" w:color="auto"/>
        <w:right w:val="none" w:sz="0" w:space="0" w:color="auto"/>
      </w:divBdr>
    </w:div>
    <w:div w:id="21404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diagramColors" Target="diagrams/colors1.xml"/><Relationship Id="rId39" Type="http://schemas.openxmlformats.org/officeDocument/2006/relationships/image" Target="media/image20.png"/><Relationship Id="rId21" Type="http://schemas.microsoft.com/office/2018/08/relationships/commentsExtensible" Target="commentsExtensible.xml"/><Relationship Id="rId34" Type="http://schemas.openxmlformats.org/officeDocument/2006/relationships/image" Target="media/image15.jpeg"/><Relationship Id="rId42" Type="http://schemas.openxmlformats.org/officeDocument/2006/relationships/image" Target="media/image23.emf"/><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Layout" Target="diagrams/layout1.xml"/><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diagramData" Target="diagrams/data1.xml"/><Relationship Id="rId28" Type="http://schemas.openxmlformats.org/officeDocument/2006/relationships/image" Target="media/image9.jpeg"/><Relationship Id="rId36" Type="http://schemas.openxmlformats.org/officeDocument/2006/relationships/image" Target="media/image17.png"/><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12.jpeg"/><Relationship Id="rId44" Type="http://schemas.openxmlformats.org/officeDocument/2006/relationships/image" Target="media/image2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jpeg"/><Relationship Id="rId27" Type="http://schemas.microsoft.com/office/2007/relationships/diagramDrawing" Target="diagrams/drawing1.xml"/><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image" Target="media/image24.emf"/><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QuickStyle" Target="diagrams/quickStyle1.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3B5B54-F5C7-4087-ABDB-48BD71885341}" type="doc">
      <dgm:prSet loTypeId="urn:microsoft.com/office/officeart/2005/8/layout/hProcess9" loCatId="process" qsTypeId="urn:microsoft.com/office/officeart/2005/8/quickstyle/simple1" qsCatId="simple" csTypeId="urn:microsoft.com/office/officeart/2005/8/colors/accent1_2" csCatId="accent1" phldr="1"/>
      <dgm:spPr/>
      <dgm:t>
        <a:bodyPr/>
        <a:lstStyle/>
        <a:p>
          <a:endParaRPr lang="en-US"/>
        </a:p>
      </dgm:t>
    </dgm:pt>
    <dgm:pt modelId="{064A4FA6-0A3B-45EB-81B3-B20A0AB3DC0F}">
      <dgm:prSet phldrT="[Text]"/>
      <dgm:spPr/>
      <dgm:t>
        <a:bodyPr/>
        <a:lstStyle/>
        <a:p>
          <a:r>
            <a:rPr lang="en-US"/>
            <a:t>Basline Assesment(FY23)</a:t>
          </a:r>
        </a:p>
      </dgm:t>
    </dgm:pt>
    <dgm:pt modelId="{BF179E99-7BEE-4B33-97D9-88786C2C0E4D}" type="parTrans" cxnId="{F8CFF2FC-4CB3-4749-AFEC-FF0E36C301A4}">
      <dgm:prSet/>
      <dgm:spPr/>
      <dgm:t>
        <a:bodyPr/>
        <a:lstStyle/>
        <a:p>
          <a:endParaRPr lang="en-US"/>
        </a:p>
      </dgm:t>
    </dgm:pt>
    <dgm:pt modelId="{4E8786F5-5B0C-4D52-B785-4CAEDDA6CD6F}" type="sibTrans" cxnId="{F8CFF2FC-4CB3-4749-AFEC-FF0E36C301A4}">
      <dgm:prSet/>
      <dgm:spPr/>
      <dgm:t>
        <a:bodyPr/>
        <a:lstStyle/>
        <a:p>
          <a:endParaRPr lang="en-US"/>
        </a:p>
      </dgm:t>
    </dgm:pt>
    <dgm:pt modelId="{185B67B6-8954-47EC-B10B-3B8CC1DF7A92}">
      <dgm:prSet phldrT="[Text]"/>
      <dgm:spPr/>
      <dgm:t>
        <a:bodyPr/>
        <a:lstStyle/>
        <a:p>
          <a:r>
            <a:rPr lang="en-US"/>
            <a:t>Baseline Assesment</a:t>
          </a:r>
        </a:p>
      </dgm:t>
    </dgm:pt>
    <dgm:pt modelId="{318E7475-EC10-4675-8998-952822CA403B}" type="parTrans" cxnId="{6776A760-3A8F-4153-96DF-2261FC0F462C}">
      <dgm:prSet/>
      <dgm:spPr/>
      <dgm:t>
        <a:bodyPr/>
        <a:lstStyle/>
        <a:p>
          <a:endParaRPr lang="en-US"/>
        </a:p>
      </dgm:t>
    </dgm:pt>
    <dgm:pt modelId="{60A867EA-F578-42D3-B340-AE802B69F349}" type="sibTrans" cxnId="{6776A760-3A8F-4153-96DF-2261FC0F462C}">
      <dgm:prSet/>
      <dgm:spPr/>
      <dgm:t>
        <a:bodyPr/>
        <a:lstStyle/>
        <a:p>
          <a:endParaRPr lang="en-US"/>
        </a:p>
      </dgm:t>
    </dgm:pt>
    <dgm:pt modelId="{071727E1-DB24-4382-8793-C8F0F66AF23C}">
      <dgm:prSet phldrT="[Text]"/>
      <dgm:spPr/>
      <dgm:t>
        <a:bodyPr/>
        <a:lstStyle/>
        <a:p>
          <a:r>
            <a:rPr lang="en-US"/>
            <a:t>Experimental Lockages (FY24-25)</a:t>
          </a:r>
        </a:p>
      </dgm:t>
    </dgm:pt>
    <dgm:pt modelId="{3305275A-6692-4DFF-9036-34FC9398A0F7}" type="parTrans" cxnId="{1CCAC6CE-69BF-43B6-8110-DE590299E93F}">
      <dgm:prSet/>
      <dgm:spPr/>
      <dgm:t>
        <a:bodyPr/>
        <a:lstStyle/>
        <a:p>
          <a:endParaRPr lang="en-US"/>
        </a:p>
      </dgm:t>
    </dgm:pt>
    <dgm:pt modelId="{0DE7CBE5-21F0-4269-84AA-D0B6590FCA62}" type="sibTrans" cxnId="{1CCAC6CE-69BF-43B6-8110-DE590299E93F}">
      <dgm:prSet/>
      <dgm:spPr/>
      <dgm:t>
        <a:bodyPr/>
        <a:lstStyle/>
        <a:p>
          <a:endParaRPr lang="en-US"/>
        </a:p>
      </dgm:t>
    </dgm:pt>
    <dgm:pt modelId="{6F7E0465-DFE7-4DF1-A261-4670CCB34486}">
      <dgm:prSet phldrT="[Text]"/>
      <dgm:spPr/>
      <dgm:t>
        <a:bodyPr/>
        <a:lstStyle/>
        <a:p>
          <a:r>
            <a:rPr lang="en-US"/>
            <a:t>Lock Sampling</a:t>
          </a:r>
        </a:p>
      </dgm:t>
    </dgm:pt>
    <dgm:pt modelId="{9D1194A5-8D51-498E-B7BE-B7E7E1A54332}" type="parTrans" cxnId="{24226862-B145-4084-88E2-C26DA6A7978D}">
      <dgm:prSet/>
      <dgm:spPr/>
      <dgm:t>
        <a:bodyPr/>
        <a:lstStyle/>
        <a:p>
          <a:endParaRPr lang="en-US"/>
        </a:p>
      </dgm:t>
    </dgm:pt>
    <dgm:pt modelId="{DE9D4C1F-AC0F-4FB6-9AEE-7915ACB49563}" type="sibTrans" cxnId="{24226862-B145-4084-88E2-C26DA6A7978D}">
      <dgm:prSet/>
      <dgm:spPr/>
      <dgm:t>
        <a:bodyPr/>
        <a:lstStyle/>
        <a:p>
          <a:endParaRPr lang="en-US"/>
        </a:p>
      </dgm:t>
    </dgm:pt>
    <dgm:pt modelId="{AB0733D7-4FE9-4096-9DDC-79B45C333C6D}">
      <dgm:prSet phldrT="[Text]"/>
      <dgm:spPr/>
      <dgm:t>
        <a:bodyPr/>
        <a:lstStyle/>
        <a:p>
          <a:r>
            <a:rPr lang="en-US"/>
            <a:t>Integration (FY26)</a:t>
          </a:r>
        </a:p>
      </dgm:t>
    </dgm:pt>
    <dgm:pt modelId="{E268FD38-8578-4862-838F-7C850888265A}" type="parTrans" cxnId="{FB2E7B00-01EA-4A59-88FD-C56659614B7A}">
      <dgm:prSet/>
      <dgm:spPr/>
      <dgm:t>
        <a:bodyPr/>
        <a:lstStyle/>
        <a:p>
          <a:endParaRPr lang="en-US"/>
        </a:p>
      </dgm:t>
    </dgm:pt>
    <dgm:pt modelId="{F95A09FF-296E-4CBC-B4E2-C64AF5B76961}" type="sibTrans" cxnId="{FB2E7B00-01EA-4A59-88FD-C56659614B7A}">
      <dgm:prSet/>
      <dgm:spPr/>
      <dgm:t>
        <a:bodyPr/>
        <a:lstStyle/>
        <a:p>
          <a:endParaRPr lang="en-US"/>
        </a:p>
      </dgm:t>
    </dgm:pt>
    <dgm:pt modelId="{AC518BC6-B851-460A-95A0-D7C811C27A63}">
      <dgm:prSet phldrT="[Text]"/>
      <dgm:spPr/>
      <dgm:t>
        <a:bodyPr/>
        <a:lstStyle/>
        <a:p>
          <a:r>
            <a:rPr lang="en-US"/>
            <a:t>Update District SOPs</a:t>
          </a:r>
        </a:p>
      </dgm:t>
    </dgm:pt>
    <dgm:pt modelId="{BF0696F2-EBCD-4013-88F5-CC956B9884D0}" type="parTrans" cxnId="{02A93148-B3BE-4E90-9A90-A838859C91DE}">
      <dgm:prSet/>
      <dgm:spPr/>
      <dgm:t>
        <a:bodyPr/>
        <a:lstStyle/>
        <a:p>
          <a:endParaRPr lang="en-US"/>
        </a:p>
      </dgm:t>
    </dgm:pt>
    <dgm:pt modelId="{52164579-1480-4290-8EF9-EDFC24D96716}" type="sibTrans" cxnId="{02A93148-B3BE-4E90-9A90-A838859C91DE}">
      <dgm:prSet/>
      <dgm:spPr/>
      <dgm:t>
        <a:bodyPr/>
        <a:lstStyle/>
        <a:p>
          <a:endParaRPr lang="en-US"/>
        </a:p>
      </dgm:t>
    </dgm:pt>
    <dgm:pt modelId="{3BCFE9F8-9F03-44B9-BFE9-A261248AB91D}">
      <dgm:prSet phldrT="[Text]"/>
      <dgm:spPr/>
      <dgm:t>
        <a:bodyPr/>
        <a:lstStyle/>
        <a:p>
          <a:r>
            <a:rPr lang="en-US"/>
            <a:t>Operations Research</a:t>
          </a:r>
        </a:p>
      </dgm:t>
    </dgm:pt>
    <dgm:pt modelId="{E28B1A4C-F88A-4BD3-8485-E765F0277553}" type="parTrans" cxnId="{323785FC-0941-4D06-88C9-3627A430D07E}">
      <dgm:prSet/>
      <dgm:spPr/>
      <dgm:t>
        <a:bodyPr/>
        <a:lstStyle/>
        <a:p>
          <a:endParaRPr lang="en-US"/>
        </a:p>
      </dgm:t>
    </dgm:pt>
    <dgm:pt modelId="{9696CD62-69F0-45A5-BEA4-BA77C56646A2}" type="sibTrans" cxnId="{323785FC-0941-4D06-88C9-3627A430D07E}">
      <dgm:prSet/>
      <dgm:spPr/>
      <dgm:t>
        <a:bodyPr/>
        <a:lstStyle/>
        <a:p>
          <a:endParaRPr lang="en-US"/>
        </a:p>
      </dgm:t>
    </dgm:pt>
    <dgm:pt modelId="{5C8F1B49-08EB-4A15-B191-6F065014E70A}">
      <dgm:prSet phldrT="[Text]"/>
      <dgm:spPr/>
      <dgm:t>
        <a:bodyPr/>
        <a:lstStyle/>
        <a:p>
          <a:r>
            <a:rPr lang="en-US"/>
            <a:t>Mark Recapture Study</a:t>
          </a:r>
        </a:p>
      </dgm:t>
    </dgm:pt>
    <dgm:pt modelId="{2B13F3B6-38EA-4EF5-A2D9-F2A1AC45B40E}" type="parTrans" cxnId="{28EA27F6-ACC1-4E67-A16E-4E3128DD528D}">
      <dgm:prSet/>
      <dgm:spPr/>
      <dgm:t>
        <a:bodyPr/>
        <a:lstStyle/>
        <a:p>
          <a:endParaRPr lang="en-US"/>
        </a:p>
      </dgm:t>
    </dgm:pt>
    <dgm:pt modelId="{46848266-CFE9-4293-B6C6-CCDEF7FBEE69}" type="sibTrans" cxnId="{28EA27F6-ACC1-4E67-A16E-4E3128DD528D}">
      <dgm:prSet/>
      <dgm:spPr/>
      <dgm:t>
        <a:bodyPr/>
        <a:lstStyle/>
        <a:p>
          <a:endParaRPr lang="en-US"/>
        </a:p>
      </dgm:t>
    </dgm:pt>
    <dgm:pt modelId="{36C343BF-CD02-42A7-A521-4983A727ACBC}">
      <dgm:prSet phldrT="[Text]"/>
      <dgm:spPr/>
      <dgm:t>
        <a:bodyPr/>
        <a:lstStyle/>
        <a:p>
          <a:r>
            <a:rPr lang="en-US"/>
            <a:t>Fish Attractant</a:t>
          </a:r>
        </a:p>
      </dgm:t>
    </dgm:pt>
    <dgm:pt modelId="{C242B58E-3D42-4B95-AAC9-B7A1759378CD}" type="parTrans" cxnId="{2F668D6C-AE91-4328-B0B9-E9DB2BCAC349}">
      <dgm:prSet/>
      <dgm:spPr/>
      <dgm:t>
        <a:bodyPr/>
        <a:lstStyle/>
        <a:p>
          <a:endParaRPr lang="en-US"/>
        </a:p>
      </dgm:t>
    </dgm:pt>
    <dgm:pt modelId="{3471E7A0-BDA6-48E2-A408-C55291EFC4DD}" type="sibTrans" cxnId="{2F668D6C-AE91-4328-B0B9-E9DB2BCAC349}">
      <dgm:prSet/>
      <dgm:spPr/>
      <dgm:t>
        <a:bodyPr/>
        <a:lstStyle/>
        <a:p>
          <a:endParaRPr lang="en-US"/>
        </a:p>
      </dgm:t>
    </dgm:pt>
    <dgm:pt modelId="{E6B042F6-43E0-41DB-9E87-B30BA830180C}">
      <dgm:prSet phldrT="[Text]"/>
      <dgm:spPr/>
      <dgm:t>
        <a:bodyPr/>
        <a:lstStyle/>
        <a:p>
          <a:r>
            <a:rPr lang="en-US"/>
            <a:t>Long Term Attactant Instalation</a:t>
          </a:r>
        </a:p>
      </dgm:t>
    </dgm:pt>
    <dgm:pt modelId="{1EE537F6-437B-42D7-A8A8-CA036E784CFB}" type="parTrans" cxnId="{50B0F476-5BE4-4D87-B088-9D0B945278FD}">
      <dgm:prSet/>
      <dgm:spPr/>
      <dgm:t>
        <a:bodyPr/>
        <a:lstStyle/>
        <a:p>
          <a:endParaRPr lang="en-US"/>
        </a:p>
      </dgm:t>
    </dgm:pt>
    <dgm:pt modelId="{802391AC-2888-48D4-9EEA-D08589417FF9}" type="sibTrans" cxnId="{50B0F476-5BE4-4D87-B088-9D0B945278FD}">
      <dgm:prSet/>
      <dgm:spPr/>
      <dgm:t>
        <a:bodyPr/>
        <a:lstStyle/>
        <a:p>
          <a:endParaRPr lang="en-US"/>
        </a:p>
      </dgm:t>
    </dgm:pt>
    <dgm:pt modelId="{689C33CD-3DED-4725-A9D5-0F9686F742D4}">
      <dgm:prSet phldrT="[Text]"/>
      <dgm:spPr/>
      <dgm:t>
        <a:bodyPr/>
        <a:lstStyle/>
        <a:p>
          <a:r>
            <a:rPr lang="en-US"/>
            <a:t>Water Quality</a:t>
          </a:r>
        </a:p>
      </dgm:t>
    </dgm:pt>
    <dgm:pt modelId="{45CA836E-13BA-4628-8714-0E79F8CA0107}" type="parTrans" cxnId="{F15792AE-8E2C-4EAB-BE2E-17D878C5E9EA}">
      <dgm:prSet/>
      <dgm:spPr/>
      <dgm:t>
        <a:bodyPr/>
        <a:lstStyle/>
        <a:p>
          <a:endParaRPr lang="en-US"/>
        </a:p>
      </dgm:t>
    </dgm:pt>
    <dgm:pt modelId="{164BF93F-D8A1-4CC8-8102-9A2AA7ABEAA0}" type="sibTrans" cxnId="{F15792AE-8E2C-4EAB-BE2E-17D878C5E9EA}">
      <dgm:prSet/>
      <dgm:spPr/>
      <dgm:t>
        <a:bodyPr/>
        <a:lstStyle/>
        <a:p>
          <a:endParaRPr lang="en-US"/>
        </a:p>
      </dgm:t>
    </dgm:pt>
    <dgm:pt modelId="{CA032B04-4BCB-4909-B343-D64A1195BFA2}" type="pres">
      <dgm:prSet presAssocID="{E53B5B54-F5C7-4087-ABDB-48BD71885341}" presName="CompostProcess" presStyleCnt="0">
        <dgm:presLayoutVars>
          <dgm:dir/>
          <dgm:resizeHandles val="exact"/>
        </dgm:presLayoutVars>
      </dgm:prSet>
      <dgm:spPr/>
    </dgm:pt>
    <dgm:pt modelId="{18933D1D-5F3C-4C37-9E74-B04DE1BC3DEE}" type="pres">
      <dgm:prSet presAssocID="{E53B5B54-F5C7-4087-ABDB-48BD71885341}" presName="arrow" presStyleLbl="bgShp" presStyleIdx="0" presStyleCnt="1"/>
      <dgm:spPr/>
    </dgm:pt>
    <dgm:pt modelId="{CBBB3E59-C86C-4EA2-8145-16797F52A523}" type="pres">
      <dgm:prSet presAssocID="{E53B5B54-F5C7-4087-ABDB-48BD71885341}" presName="linearProcess" presStyleCnt="0"/>
      <dgm:spPr/>
    </dgm:pt>
    <dgm:pt modelId="{D37E513A-C555-4B8B-87D0-5B0F73DDC379}" type="pres">
      <dgm:prSet presAssocID="{064A4FA6-0A3B-45EB-81B3-B20A0AB3DC0F}" presName="textNode" presStyleLbl="node1" presStyleIdx="0" presStyleCnt="3">
        <dgm:presLayoutVars>
          <dgm:bulletEnabled val="1"/>
        </dgm:presLayoutVars>
      </dgm:prSet>
      <dgm:spPr/>
    </dgm:pt>
    <dgm:pt modelId="{DC85321F-101F-4823-B85B-7BBF5EB288C7}" type="pres">
      <dgm:prSet presAssocID="{4E8786F5-5B0C-4D52-B785-4CAEDDA6CD6F}" presName="sibTrans" presStyleCnt="0"/>
      <dgm:spPr/>
    </dgm:pt>
    <dgm:pt modelId="{B4900555-9C18-4C47-B92E-F0B80B1C9D50}" type="pres">
      <dgm:prSet presAssocID="{071727E1-DB24-4382-8793-C8F0F66AF23C}" presName="textNode" presStyleLbl="node1" presStyleIdx="1" presStyleCnt="3">
        <dgm:presLayoutVars>
          <dgm:bulletEnabled val="1"/>
        </dgm:presLayoutVars>
      </dgm:prSet>
      <dgm:spPr/>
    </dgm:pt>
    <dgm:pt modelId="{C948BDD3-BBA0-4EC6-865E-B54B185AA6EC}" type="pres">
      <dgm:prSet presAssocID="{0DE7CBE5-21F0-4269-84AA-D0B6590FCA62}" presName="sibTrans" presStyleCnt="0"/>
      <dgm:spPr/>
    </dgm:pt>
    <dgm:pt modelId="{54244BFC-6BA6-4D0F-9417-5FE0DE420C10}" type="pres">
      <dgm:prSet presAssocID="{AB0733D7-4FE9-4096-9DDC-79B45C333C6D}" presName="textNode" presStyleLbl="node1" presStyleIdx="2" presStyleCnt="3">
        <dgm:presLayoutVars>
          <dgm:bulletEnabled val="1"/>
        </dgm:presLayoutVars>
      </dgm:prSet>
      <dgm:spPr/>
    </dgm:pt>
  </dgm:ptLst>
  <dgm:cxnLst>
    <dgm:cxn modelId="{FB2E7B00-01EA-4A59-88FD-C56659614B7A}" srcId="{E53B5B54-F5C7-4087-ABDB-48BD71885341}" destId="{AB0733D7-4FE9-4096-9DDC-79B45C333C6D}" srcOrd="2" destOrd="0" parTransId="{E268FD38-8578-4862-838F-7C850888265A}" sibTransId="{F95A09FF-296E-4CBC-B4E2-C64AF5B76961}"/>
    <dgm:cxn modelId="{DDF79618-3A8A-4D30-8455-8F74B6540778}" type="presOf" srcId="{5C8F1B49-08EB-4A15-B191-6F065014E70A}" destId="{B4900555-9C18-4C47-B92E-F0B80B1C9D50}" srcOrd="0" destOrd="2" presId="urn:microsoft.com/office/officeart/2005/8/layout/hProcess9"/>
    <dgm:cxn modelId="{0D73A220-4FD0-42F0-9B95-193DFD2E3AED}" type="presOf" srcId="{E6B042F6-43E0-41DB-9E87-B30BA830180C}" destId="{54244BFC-6BA6-4D0F-9417-5FE0DE420C10}" srcOrd="0" destOrd="2" presId="urn:microsoft.com/office/officeart/2005/8/layout/hProcess9"/>
    <dgm:cxn modelId="{79770037-3A87-443F-9C93-63836E16D78D}" type="presOf" srcId="{E53B5B54-F5C7-4087-ABDB-48BD71885341}" destId="{CA032B04-4BCB-4909-B343-D64A1195BFA2}" srcOrd="0" destOrd="0" presId="urn:microsoft.com/office/officeart/2005/8/layout/hProcess9"/>
    <dgm:cxn modelId="{6776A760-3A8F-4153-96DF-2261FC0F462C}" srcId="{064A4FA6-0A3B-45EB-81B3-B20A0AB3DC0F}" destId="{185B67B6-8954-47EC-B10B-3B8CC1DF7A92}" srcOrd="0" destOrd="0" parTransId="{318E7475-EC10-4675-8998-952822CA403B}" sibTransId="{60A867EA-F578-42D3-B340-AE802B69F349}"/>
    <dgm:cxn modelId="{24226862-B145-4084-88E2-C26DA6A7978D}" srcId="{071727E1-DB24-4382-8793-C8F0F66AF23C}" destId="{6F7E0465-DFE7-4DF1-A261-4670CCB34486}" srcOrd="0" destOrd="0" parTransId="{9D1194A5-8D51-498E-B7BE-B7E7E1A54332}" sibTransId="{DE9D4C1F-AC0F-4FB6-9AEE-7915ACB49563}"/>
    <dgm:cxn modelId="{4167E563-920A-43F6-AA73-1601ED47B321}" type="presOf" srcId="{6F7E0465-DFE7-4DF1-A261-4670CCB34486}" destId="{B4900555-9C18-4C47-B92E-F0B80B1C9D50}" srcOrd="0" destOrd="1" presId="urn:microsoft.com/office/officeart/2005/8/layout/hProcess9"/>
    <dgm:cxn modelId="{02A93148-B3BE-4E90-9A90-A838859C91DE}" srcId="{AB0733D7-4FE9-4096-9DDC-79B45C333C6D}" destId="{AC518BC6-B851-460A-95A0-D7C811C27A63}" srcOrd="0" destOrd="0" parTransId="{BF0696F2-EBCD-4013-88F5-CC956B9884D0}" sibTransId="{52164579-1480-4290-8EF9-EDFC24D96716}"/>
    <dgm:cxn modelId="{7482096A-6489-45BF-B6ED-9C83B60408F5}" type="presOf" srcId="{689C33CD-3DED-4725-A9D5-0F9686F742D4}" destId="{B4900555-9C18-4C47-B92E-F0B80B1C9D50}" srcOrd="0" destOrd="4" presId="urn:microsoft.com/office/officeart/2005/8/layout/hProcess9"/>
    <dgm:cxn modelId="{2F668D6C-AE91-4328-B0B9-E9DB2BCAC349}" srcId="{071727E1-DB24-4382-8793-C8F0F66AF23C}" destId="{36C343BF-CD02-42A7-A521-4983A727ACBC}" srcOrd="2" destOrd="0" parTransId="{C242B58E-3D42-4B95-AAC9-B7A1759378CD}" sibTransId="{3471E7A0-BDA6-48E2-A408-C55291EFC4DD}"/>
    <dgm:cxn modelId="{1626314F-ADAC-4E49-81C1-F203DAE3894F}" type="presOf" srcId="{AC518BC6-B851-460A-95A0-D7C811C27A63}" destId="{54244BFC-6BA6-4D0F-9417-5FE0DE420C10}" srcOrd="0" destOrd="1" presId="urn:microsoft.com/office/officeart/2005/8/layout/hProcess9"/>
    <dgm:cxn modelId="{50B0F476-5BE4-4D87-B088-9D0B945278FD}" srcId="{AB0733D7-4FE9-4096-9DDC-79B45C333C6D}" destId="{E6B042F6-43E0-41DB-9E87-B30BA830180C}" srcOrd="1" destOrd="0" parTransId="{1EE537F6-437B-42D7-A8A8-CA036E784CFB}" sibTransId="{802391AC-2888-48D4-9EEA-D08589417FF9}"/>
    <dgm:cxn modelId="{4EF66757-32E9-4F91-9ADA-61CC81246322}" type="presOf" srcId="{185B67B6-8954-47EC-B10B-3B8CC1DF7A92}" destId="{D37E513A-C555-4B8B-87D0-5B0F73DDC379}" srcOrd="0" destOrd="1" presId="urn:microsoft.com/office/officeart/2005/8/layout/hProcess9"/>
    <dgm:cxn modelId="{5D556B85-27D0-4A80-96CD-CEE6BEDA18E9}" type="presOf" srcId="{3BCFE9F8-9F03-44B9-BFE9-A261248AB91D}" destId="{D37E513A-C555-4B8B-87D0-5B0F73DDC379}" srcOrd="0" destOrd="2" presId="urn:microsoft.com/office/officeart/2005/8/layout/hProcess9"/>
    <dgm:cxn modelId="{974B5DAC-3DB8-4342-A7A6-3EB989B565A6}" type="presOf" srcId="{AB0733D7-4FE9-4096-9DDC-79B45C333C6D}" destId="{54244BFC-6BA6-4D0F-9417-5FE0DE420C10}" srcOrd="0" destOrd="0" presId="urn:microsoft.com/office/officeart/2005/8/layout/hProcess9"/>
    <dgm:cxn modelId="{F15792AE-8E2C-4EAB-BE2E-17D878C5E9EA}" srcId="{071727E1-DB24-4382-8793-C8F0F66AF23C}" destId="{689C33CD-3DED-4725-A9D5-0F9686F742D4}" srcOrd="3" destOrd="0" parTransId="{45CA836E-13BA-4628-8714-0E79F8CA0107}" sibTransId="{164BF93F-D8A1-4CC8-8102-9A2AA7ABEAA0}"/>
    <dgm:cxn modelId="{53AA06BD-60A3-41A1-B75D-2E0F12A7B1CF}" type="presOf" srcId="{064A4FA6-0A3B-45EB-81B3-B20A0AB3DC0F}" destId="{D37E513A-C555-4B8B-87D0-5B0F73DDC379}" srcOrd="0" destOrd="0" presId="urn:microsoft.com/office/officeart/2005/8/layout/hProcess9"/>
    <dgm:cxn modelId="{1CCAC6CE-69BF-43B6-8110-DE590299E93F}" srcId="{E53B5B54-F5C7-4087-ABDB-48BD71885341}" destId="{071727E1-DB24-4382-8793-C8F0F66AF23C}" srcOrd="1" destOrd="0" parTransId="{3305275A-6692-4DFF-9036-34FC9398A0F7}" sibTransId="{0DE7CBE5-21F0-4269-84AA-D0B6590FCA62}"/>
    <dgm:cxn modelId="{2C8BF8E1-8633-4AB2-856E-85EE912B7D31}" type="presOf" srcId="{36C343BF-CD02-42A7-A521-4983A727ACBC}" destId="{B4900555-9C18-4C47-B92E-F0B80B1C9D50}" srcOrd="0" destOrd="3" presId="urn:microsoft.com/office/officeart/2005/8/layout/hProcess9"/>
    <dgm:cxn modelId="{28EA27F6-ACC1-4E67-A16E-4E3128DD528D}" srcId="{071727E1-DB24-4382-8793-C8F0F66AF23C}" destId="{5C8F1B49-08EB-4A15-B191-6F065014E70A}" srcOrd="1" destOrd="0" parTransId="{2B13F3B6-38EA-4EF5-A2D9-F2A1AC45B40E}" sibTransId="{46848266-CFE9-4293-B6C6-CCDEF7FBEE69}"/>
    <dgm:cxn modelId="{323785FC-0941-4D06-88C9-3627A430D07E}" srcId="{064A4FA6-0A3B-45EB-81B3-B20A0AB3DC0F}" destId="{3BCFE9F8-9F03-44B9-BFE9-A261248AB91D}" srcOrd="1" destOrd="0" parTransId="{E28B1A4C-F88A-4BD3-8485-E765F0277553}" sibTransId="{9696CD62-69F0-45A5-BEA4-BA77C56646A2}"/>
    <dgm:cxn modelId="{F8CFF2FC-4CB3-4749-AFEC-FF0E36C301A4}" srcId="{E53B5B54-F5C7-4087-ABDB-48BD71885341}" destId="{064A4FA6-0A3B-45EB-81B3-B20A0AB3DC0F}" srcOrd="0" destOrd="0" parTransId="{BF179E99-7BEE-4B33-97D9-88786C2C0E4D}" sibTransId="{4E8786F5-5B0C-4D52-B785-4CAEDDA6CD6F}"/>
    <dgm:cxn modelId="{2450DAFF-37D1-42A5-943A-0653A4A174B6}" type="presOf" srcId="{071727E1-DB24-4382-8793-C8F0F66AF23C}" destId="{B4900555-9C18-4C47-B92E-F0B80B1C9D50}" srcOrd="0" destOrd="0" presId="urn:microsoft.com/office/officeart/2005/8/layout/hProcess9"/>
    <dgm:cxn modelId="{738E6034-1F08-4A3A-AEFB-4021CFBFF592}" type="presParOf" srcId="{CA032B04-4BCB-4909-B343-D64A1195BFA2}" destId="{18933D1D-5F3C-4C37-9E74-B04DE1BC3DEE}" srcOrd="0" destOrd="0" presId="urn:microsoft.com/office/officeart/2005/8/layout/hProcess9"/>
    <dgm:cxn modelId="{80216EEC-B382-4045-A490-B94E8B21AFDC}" type="presParOf" srcId="{CA032B04-4BCB-4909-B343-D64A1195BFA2}" destId="{CBBB3E59-C86C-4EA2-8145-16797F52A523}" srcOrd="1" destOrd="0" presId="urn:microsoft.com/office/officeart/2005/8/layout/hProcess9"/>
    <dgm:cxn modelId="{05BC8E41-DC42-40D1-9AA7-1D92A88AEA4F}" type="presParOf" srcId="{CBBB3E59-C86C-4EA2-8145-16797F52A523}" destId="{D37E513A-C555-4B8B-87D0-5B0F73DDC379}" srcOrd="0" destOrd="0" presId="urn:microsoft.com/office/officeart/2005/8/layout/hProcess9"/>
    <dgm:cxn modelId="{114BE8A0-4455-4A48-A1D9-DEC40CAFDAE9}" type="presParOf" srcId="{CBBB3E59-C86C-4EA2-8145-16797F52A523}" destId="{DC85321F-101F-4823-B85B-7BBF5EB288C7}" srcOrd="1" destOrd="0" presId="urn:microsoft.com/office/officeart/2005/8/layout/hProcess9"/>
    <dgm:cxn modelId="{A462DCA6-9B04-43C5-A21E-C7D318412FD1}" type="presParOf" srcId="{CBBB3E59-C86C-4EA2-8145-16797F52A523}" destId="{B4900555-9C18-4C47-B92E-F0B80B1C9D50}" srcOrd="2" destOrd="0" presId="urn:microsoft.com/office/officeart/2005/8/layout/hProcess9"/>
    <dgm:cxn modelId="{543ED6B9-B370-4771-9700-87BBF313FBF7}" type="presParOf" srcId="{CBBB3E59-C86C-4EA2-8145-16797F52A523}" destId="{C948BDD3-BBA0-4EC6-865E-B54B185AA6EC}" srcOrd="3" destOrd="0" presId="urn:microsoft.com/office/officeart/2005/8/layout/hProcess9"/>
    <dgm:cxn modelId="{2BC1CB2D-7ED3-4306-8EEE-EB51A0953AF6}" type="presParOf" srcId="{CBBB3E59-C86C-4EA2-8145-16797F52A523}" destId="{54244BFC-6BA6-4D0F-9417-5FE0DE420C10}" srcOrd="4" destOrd="0" presId="urn:microsoft.com/office/officeart/2005/8/layout/hProcess9"/>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933D1D-5F3C-4C37-9E74-B04DE1BC3DEE}">
      <dsp:nvSpPr>
        <dsp:cNvPr id="0" name=""/>
        <dsp:cNvSpPr/>
      </dsp:nvSpPr>
      <dsp:spPr>
        <a:xfrm>
          <a:off x="411479" y="0"/>
          <a:ext cx="4663440" cy="32004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37E513A-C555-4B8B-87D0-5B0F73DDC379}">
      <dsp:nvSpPr>
        <dsp:cNvPr id="0" name=""/>
        <dsp:cNvSpPr/>
      </dsp:nvSpPr>
      <dsp:spPr>
        <a:xfrm>
          <a:off x="185916"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Basline Assesment(FY23)</a:t>
          </a:r>
        </a:p>
        <a:p>
          <a:pPr marL="57150" lvl="1" indent="-57150" algn="l" defTabSz="400050">
            <a:lnSpc>
              <a:spcPct val="90000"/>
            </a:lnSpc>
            <a:spcBef>
              <a:spcPct val="0"/>
            </a:spcBef>
            <a:spcAft>
              <a:spcPct val="15000"/>
            </a:spcAft>
            <a:buChar char="•"/>
          </a:pPr>
          <a:r>
            <a:rPr lang="en-US" sz="900" kern="1200"/>
            <a:t>Baseline Assesment</a:t>
          </a:r>
        </a:p>
        <a:p>
          <a:pPr marL="57150" lvl="1" indent="-57150" algn="l" defTabSz="400050">
            <a:lnSpc>
              <a:spcPct val="90000"/>
            </a:lnSpc>
            <a:spcBef>
              <a:spcPct val="0"/>
            </a:spcBef>
            <a:spcAft>
              <a:spcPct val="15000"/>
            </a:spcAft>
            <a:buChar char="•"/>
          </a:pPr>
          <a:r>
            <a:rPr lang="en-US" sz="900" kern="1200"/>
            <a:t>Operations Research</a:t>
          </a:r>
        </a:p>
      </dsp:txBody>
      <dsp:txXfrm>
        <a:off x="248408" y="1022612"/>
        <a:ext cx="1520936" cy="1155176"/>
      </dsp:txXfrm>
    </dsp:sp>
    <dsp:sp modelId="{B4900555-9C18-4C47-B92E-F0B80B1C9D50}">
      <dsp:nvSpPr>
        <dsp:cNvPr id="0" name=""/>
        <dsp:cNvSpPr/>
      </dsp:nvSpPr>
      <dsp:spPr>
        <a:xfrm>
          <a:off x="1920240"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Experimental Lockages (FY24-25)</a:t>
          </a:r>
        </a:p>
        <a:p>
          <a:pPr marL="57150" lvl="1" indent="-57150" algn="l" defTabSz="400050">
            <a:lnSpc>
              <a:spcPct val="90000"/>
            </a:lnSpc>
            <a:spcBef>
              <a:spcPct val="0"/>
            </a:spcBef>
            <a:spcAft>
              <a:spcPct val="15000"/>
            </a:spcAft>
            <a:buChar char="•"/>
          </a:pPr>
          <a:r>
            <a:rPr lang="en-US" sz="900" kern="1200"/>
            <a:t>Lock Sampling</a:t>
          </a:r>
        </a:p>
        <a:p>
          <a:pPr marL="57150" lvl="1" indent="-57150" algn="l" defTabSz="400050">
            <a:lnSpc>
              <a:spcPct val="90000"/>
            </a:lnSpc>
            <a:spcBef>
              <a:spcPct val="0"/>
            </a:spcBef>
            <a:spcAft>
              <a:spcPct val="15000"/>
            </a:spcAft>
            <a:buChar char="•"/>
          </a:pPr>
          <a:r>
            <a:rPr lang="en-US" sz="900" kern="1200"/>
            <a:t>Mark Recapture Study</a:t>
          </a:r>
        </a:p>
        <a:p>
          <a:pPr marL="57150" lvl="1" indent="-57150" algn="l" defTabSz="400050">
            <a:lnSpc>
              <a:spcPct val="90000"/>
            </a:lnSpc>
            <a:spcBef>
              <a:spcPct val="0"/>
            </a:spcBef>
            <a:spcAft>
              <a:spcPct val="15000"/>
            </a:spcAft>
            <a:buChar char="•"/>
          </a:pPr>
          <a:r>
            <a:rPr lang="en-US" sz="900" kern="1200"/>
            <a:t>Fish Attractant</a:t>
          </a:r>
        </a:p>
        <a:p>
          <a:pPr marL="57150" lvl="1" indent="-57150" algn="l" defTabSz="400050">
            <a:lnSpc>
              <a:spcPct val="90000"/>
            </a:lnSpc>
            <a:spcBef>
              <a:spcPct val="0"/>
            </a:spcBef>
            <a:spcAft>
              <a:spcPct val="15000"/>
            </a:spcAft>
            <a:buChar char="•"/>
          </a:pPr>
          <a:r>
            <a:rPr lang="en-US" sz="900" kern="1200"/>
            <a:t>Water Quality</a:t>
          </a:r>
        </a:p>
      </dsp:txBody>
      <dsp:txXfrm>
        <a:off x="1982732" y="1022612"/>
        <a:ext cx="1520936" cy="1155176"/>
      </dsp:txXfrm>
    </dsp:sp>
    <dsp:sp modelId="{54244BFC-6BA6-4D0F-9417-5FE0DE420C10}">
      <dsp:nvSpPr>
        <dsp:cNvPr id="0" name=""/>
        <dsp:cNvSpPr/>
      </dsp:nvSpPr>
      <dsp:spPr>
        <a:xfrm>
          <a:off x="3654563"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Integration (FY26)</a:t>
          </a:r>
        </a:p>
        <a:p>
          <a:pPr marL="57150" lvl="1" indent="-57150" algn="l" defTabSz="400050">
            <a:lnSpc>
              <a:spcPct val="90000"/>
            </a:lnSpc>
            <a:spcBef>
              <a:spcPct val="0"/>
            </a:spcBef>
            <a:spcAft>
              <a:spcPct val="15000"/>
            </a:spcAft>
            <a:buChar char="•"/>
          </a:pPr>
          <a:r>
            <a:rPr lang="en-US" sz="900" kern="1200"/>
            <a:t>Update District SOPs</a:t>
          </a:r>
        </a:p>
        <a:p>
          <a:pPr marL="57150" lvl="1" indent="-57150" algn="l" defTabSz="400050">
            <a:lnSpc>
              <a:spcPct val="90000"/>
            </a:lnSpc>
            <a:spcBef>
              <a:spcPct val="0"/>
            </a:spcBef>
            <a:spcAft>
              <a:spcPct val="15000"/>
            </a:spcAft>
            <a:buChar char="•"/>
          </a:pPr>
          <a:r>
            <a:rPr lang="en-US" sz="900" kern="1200"/>
            <a:t>Long Term Attactant Instalation</a:t>
          </a:r>
        </a:p>
      </dsp:txBody>
      <dsp:txXfrm>
        <a:off x="3717055" y="1022612"/>
        <a:ext cx="152093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a74060-b1eb-43c8-aed5-ea0ec8b08236">
      <Terms xmlns="http://schemas.microsoft.com/office/infopath/2007/PartnerControls"/>
    </lcf76f155ced4ddcb4097134ff3c332f>
    <TaxCatchAll xmlns="cc256217-51ef-4553-adfe-d2c54cb115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936CEC0EC9EB488EBF307B0A0537F3" ma:contentTypeVersion="11" ma:contentTypeDescription="Create a new document." ma:contentTypeScope="" ma:versionID="e0a55a93359ba1b748719c41e07885a0">
  <xsd:schema xmlns:xsd="http://www.w3.org/2001/XMLSchema" xmlns:xs="http://www.w3.org/2001/XMLSchema" xmlns:p="http://schemas.microsoft.com/office/2006/metadata/properties" xmlns:ns2="39a74060-b1eb-43c8-aed5-ea0ec8b08236" xmlns:ns3="cc256217-51ef-4553-adfe-d2c54cb11504" targetNamespace="http://schemas.microsoft.com/office/2006/metadata/properties" ma:root="true" ma:fieldsID="48a97ee34f0a96df39f478faebcf3780" ns2:_="" ns3:_="">
    <xsd:import namespace="39a74060-b1eb-43c8-aed5-ea0ec8b08236"/>
    <xsd:import namespace="cc256217-51ef-4553-adfe-d2c54cb1150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74060-b1eb-43c8-aed5-ea0ec8b082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256217-51ef-4553-adfe-d2c54cb1150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f638400-bc47-431d-beb2-4218f323fb62}" ma:internalName="TaxCatchAll" ma:showField="CatchAllData" ma:web="cc256217-51ef-4553-adfe-d2c54cb115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USA21</b:Tag>
    <b:SourceType>Report</b:SourceType>
    <b:Guid>{09F40C0E-EA9B-406F-9C29-1033ECEAF283}</b:Guid>
    <b:Author>
      <b:Author>
        <b:Corporate>USACE/ TNC</b:Corporate>
      </b:Author>
    </b:Author>
    <b:Title>Sustainable Rivers Program- Program Management</b:Title>
    <b:Year>2021</b:Year>
    <b:RefOrder>1</b:RefOrder>
  </b:Source>
  <b:Source>
    <b:Tag>Hen24</b:Tag>
    <b:SourceType>JournalArticle</b:SourceType>
    <b:Guid>{170CD782-B08B-4284-8041-E19821AC44E5}</b:Guid>
    <b:Title>Pre-impoundment fish migrations in the Mobile Basin, Alabama</b:Title>
    <b:Year>2024</b:Year>
    <b:Author>
      <b:Author>
        <b:NameList>
          <b:Person>
            <b:Last>Hershey </b:Last>
            <b:Middle>J</b:Middle>
            <b:First>Henery</b:First>
          </b:Person>
          <b:Person>
            <b:Last>Wright</b:Last>
            <b:Middle>A.</b:Middle>
            <b:First>Russel </b:First>
          </b:Person>
          <b:Person>
            <b:Last>Williams</b:Last>
            <b:Middle>D.</b:Middle>
            <b:First>James</b:First>
          </b:Person>
          <b:Person>
            <b:Last>O'Neil</b:Last>
            <b:Middle>E.</b:Middle>
            <b:First>Patrick</b:First>
          </b:Person>
          <b:Person>
            <b:Last>DeVries</b:Last>
            <b:Middle>R. </b:Middle>
            <b:First>Dennis</b:First>
          </b:Person>
        </b:NameList>
      </b:Author>
    </b:Author>
    <b:JournalName>Ecology of Freshwater Fish</b:JournalName>
    <b:RefOrder>3</b:RefOrder>
  </b:Source>
  <b:Source>
    <b:Tag>Mau05</b:Tag>
    <b:SourceType>JournalArticle</b:SourceType>
    <b:Guid>{32DD4E73-71C6-4780-AD43-A976B230EF66}</b:Guid>
    <b:Author>
      <b:Author>
        <b:NameList>
          <b:Person>
            <b:Last>Mettee</b:Last>
            <b:Middle>F.</b:Middle>
            <b:First>Maurice</b:First>
          </b:Person>
          <b:Person>
            <b:Last>O'Neil</b:Last>
            <b:Middle>E.</b:Middle>
            <b:First>Patrick</b:First>
          </b:Person>
          <b:Person>
            <b:Last>Shepard</b:Last>
            <b:Middle>E.</b:Middle>
            <b:First>Thomas</b:First>
          </b:Person>
          <b:Person>
            <b:Last>McGregor</b:Last>
            <b:Middle>W.</b:Middle>
            <b:First>Stuart</b:First>
          </b:Person>
        </b:NameList>
      </b:Author>
    </b:Author>
    <b:Title>A STUDY OF FISH MOVEMENTS AND FISH PASSAGE AT CLAIBORNE AND MILLERS FERRY LOCKS AND DAMS ON THE ALABAMA RIVER, ALABAMA</b:Title>
    <b:JournalName>OPEN-FILE REPORT 0507</b:JournalName>
    <b:Year>2005</b:Year>
    <b:RefOrder>2</b:RefOrder>
  </b:Source>
</b:Sources>
</file>

<file path=customXml/itemProps1.xml><?xml version="1.0" encoding="utf-8"?>
<ds:datastoreItem xmlns:ds="http://schemas.openxmlformats.org/officeDocument/2006/customXml" ds:itemID="{4635B668-728B-420A-85A6-87C559D1738F}">
  <ds:schemaRefs>
    <ds:schemaRef ds:uri="http://schemas.microsoft.com/sharepoint/v3/contenttype/forms"/>
  </ds:schemaRefs>
</ds:datastoreItem>
</file>

<file path=customXml/itemProps2.xml><?xml version="1.0" encoding="utf-8"?>
<ds:datastoreItem xmlns:ds="http://schemas.openxmlformats.org/officeDocument/2006/customXml" ds:itemID="{7A1233AA-0532-4C36-AAF3-C371E33B2413}">
  <ds:schemaRefs>
    <ds:schemaRef ds:uri="http://schemas.microsoft.com/office/2006/documentManagement/types"/>
    <ds:schemaRef ds:uri="cc256217-51ef-4553-adfe-d2c54cb11504"/>
    <ds:schemaRef ds:uri="http://purl.org/dc/dcmitype/"/>
    <ds:schemaRef ds:uri="http://purl.org/dc/elements/1.1/"/>
    <ds:schemaRef ds:uri="http://schemas.microsoft.com/office/infopath/2007/PartnerControls"/>
    <ds:schemaRef ds:uri="http://schemas.microsoft.com/office/2006/metadata/properties"/>
    <ds:schemaRef ds:uri="http://www.w3.org/XML/1998/namespace"/>
    <ds:schemaRef ds:uri="http://schemas.openxmlformats.org/package/2006/metadata/core-properties"/>
    <ds:schemaRef ds:uri="39a74060-b1eb-43c8-aed5-ea0ec8b08236"/>
    <ds:schemaRef ds:uri="http://purl.org/dc/terms/"/>
  </ds:schemaRefs>
</ds:datastoreItem>
</file>

<file path=customXml/itemProps3.xml><?xml version="1.0" encoding="utf-8"?>
<ds:datastoreItem xmlns:ds="http://schemas.openxmlformats.org/officeDocument/2006/customXml" ds:itemID="{2C1E95A6-664E-4E8D-8B77-B8E9E0B8B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74060-b1eb-43c8-aed5-ea0ec8b08236"/>
    <ds:schemaRef ds:uri="cc256217-51ef-4553-adfe-d2c54cb11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748237-89A7-46B0-99E9-F0647279DF0C}">
  <ds:schemaRefs>
    <ds:schemaRef ds:uri="http://schemas.openxmlformats.org/officeDocument/2006/bibliography"/>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1</TotalTime>
  <Pages>37</Pages>
  <Words>10923</Words>
  <Characters>62263</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73040</CharactersWithSpaces>
  <SharedDoc>false</SharedDoc>
  <HLinks>
    <vt:vector size="90" baseType="variant">
      <vt:variant>
        <vt:i4>1048624</vt:i4>
      </vt:variant>
      <vt:variant>
        <vt:i4>89</vt:i4>
      </vt:variant>
      <vt:variant>
        <vt:i4>0</vt:i4>
      </vt:variant>
      <vt:variant>
        <vt:i4>5</vt:i4>
      </vt:variant>
      <vt:variant>
        <vt:lpwstr/>
      </vt:variant>
      <vt:variant>
        <vt:lpwstr>_Toc183179571</vt:lpwstr>
      </vt:variant>
      <vt:variant>
        <vt:i4>1048624</vt:i4>
      </vt:variant>
      <vt:variant>
        <vt:i4>83</vt:i4>
      </vt:variant>
      <vt:variant>
        <vt:i4>0</vt:i4>
      </vt:variant>
      <vt:variant>
        <vt:i4>5</vt:i4>
      </vt:variant>
      <vt:variant>
        <vt:lpwstr/>
      </vt:variant>
      <vt:variant>
        <vt:lpwstr>_Toc183179570</vt:lpwstr>
      </vt:variant>
      <vt:variant>
        <vt:i4>1114160</vt:i4>
      </vt:variant>
      <vt:variant>
        <vt:i4>77</vt:i4>
      </vt:variant>
      <vt:variant>
        <vt:i4>0</vt:i4>
      </vt:variant>
      <vt:variant>
        <vt:i4>5</vt:i4>
      </vt:variant>
      <vt:variant>
        <vt:lpwstr/>
      </vt:variant>
      <vt:variant>
        <vt:lpwstr>_Toc183179569</vt:lpwstr>
      </vt:variant>
      <vt:variant>
        <vt:i4>1114160</vt:i4>
      </vt:variant>
      <vt:variant>
        <vt:i4>71</vt:i4>
      </vt:variant>
      <vt:variant>
        <vt:i4>0</vt:i4>
      </vt:variant>
      <vt:variant>
        <vt:i4>5</vt:i4>
      </vt:variant>
      <vt:variant>
        <vt:lpwstr/>
      </vt:variant>
      <vt:variant>
        <vt:lpwstr>_Toc183179568</vt:lpwstr>
      </vt:variant>
      <vt:variant>
        <vt:i4>1507379</vt:i4>
      </vt:variant>
      <vt:variant>
        <vt:i4>62</vt:i4>
      </vt:variant>
      <vt:variant>
        <vt:i4>0</vt:i4>
      </vt:variant>
      <vt:variant>
        <vt:i4>5</vt:i4>
      </vt:variant>
      <vt:variant>
        <vt:lpwstr/>
      </vt:variant>
      <vt:variant>
        <vt:lpwstr>_Toc183179605</vt:lpwstr>
      </vt:variant>
      <vt:variant>
        <vt:i4>1507379</vt:i4>
      </vt:variant>
      <vt:variant>
        <vt:i4>56</vt:i4>
      </vt:variant>
      <vt:variant>
        <vt:i4>0</vt:i4>
      </vt:variant>
      <vt:variant>
        <vt:i4>5</vt:i4>
      </vt:variant>
      <vt:variant>
        <vt:lpwstr/>
      </vt:variant>
      <vt:variant>
        <vt:lpwstr>_Toc183179604</vt:lpwstr>
      </vt:variant>
      <vt:variant>
        <vt:i4>1507379</vt:i4>
      </vt:variant>
      <vt:variant>
        <vt:i4>50</vt:i4>
      </vt:variant>
      <vt:variant>
        <vt:i4>0</vt:i4>
      </vt:variant>
      <vt:variant>
        <vt:i4>5</vt:i4>
      </vt:variant>
      <vt:variant>
        <vt:lpwstr/>
      </vt:variant>
      <vt:variant>
        <vt:lpwstr>_Toc183179603</vt:lpwstr>
      </vt:variant>
      <vt:variant>
        <vt:i4>1507379</vt:i4>
      </vt:variant>
      <vt:variant>
        <vt:i4>44</vt:i4>
      </vt:variant>
      <vt:variant>
        <vt:i4>0</vt:i4>
      </vt:variant>
      <vt:variant>
        <vt:i4>5</vt:i4>
      </vt:variant>
      <vt:variant>
        <vt:lpwstr/>
      </vt:variant>
      <vt:variant>
        <vt:lpwstr>_Toc183179602</vt:lpwstr>
      </vt:variant>
      <vt:variant>
        <vt:i4>1507379</vt:i4>
      </vt:variant>
      <vt:variant>
        <vt:i4>38</vt:i4>
      </vt:variant>
      <vt:variant>
        <vt:i4>0</vt:i4>
      </vt:variant>
      <vt:variant>
        <vt:i4>5</vt:i4>
      </vt:variant>
      <vt:variant>
        <vt:lpwstr/>
      </vt:variant>
      <vt:variant>
        <vt:lpwstr>_Toc183179601</vt:lpwstr>
      </vt:variant>
      <vt:variant>
        <vt:i4>1507379</vt:i4>
      </vt:variant>
      <vt:variant>
        <vt:i4>32</vt:i4>
      </vt:variant>
      <vt:variant>
        <vt:i4>0</vt:i4>
      </vt:variant>
      <vt:variant>
        <vt:i4>5</vt:i4>
      </vt:variant>
      <vt:variant>
        <vt:lpwstr/>
      </vt:variant>
      <vt:variant>
        <vt:lpwstr>_Toc183179600</vt:lpwstr>
      </vt:variant>
      <vt:variant>
        <vt:i4>1966128</vt:i4>
      </vt:variant>
      <vt:variant>
        <vt:i4>26</vt:i4>
      </vt:variant>
      <vt:variant>
        <vt:i4>0</vt:i4>
      </vt:variant>
      <vt:variant>
        <vt:i4>5</vt:i4>
      </vt:variant>
      <vt:variant>
        <vt:lpwstr/>
      </vt:variant>
      <vt:variant>
        <vt:lpwstr>_Toc183179599</vt:lpwstr>
      </vt:variant>
      <vt:variant>
        <vt:i4>1966128</vt:i4>
      </vt:variant>
      <vt:variant>
        <vt:i4>20</vt:i4>
      </vt:variant>
      <vt:variant>
        <vt:i4>0</vt:i4>
      </vt:variant>
      <vt:variant>
        <vt:i4>5</vt:i4>
      </vt:variant>
      <vt:variant>
        <vt:lpwstr/>
      </vt:variant>
      <vt:variant>
        <vt:lpwstr>_Toc183179598</vt:lpwstr>
      </vt:variant>
      <vt:variant>
        <vt:i4>1966128</vt:i4>
      </vt:variant>
      <vt:variant>
        <vt:i4>14</vt:i4>
      </vt:variant>
      <vt:variant>
        <vt:i4>0</vt:i4>
      </vt:variant>
      <vt:variant>
        <vt:i4>5</vt:i4>
      </vt:variant>
      <vt:variant>
        <vt:lpwstr/>
      </vt:variant>
      <vt:variant>
        <vt:lpwstr>_Toc183179597</vt:lpwstr>
      </vt:variant>
      <vt:variant>
        <vt:i4>1966128</vt:i4>
      </vt:variant>
      <vt:variant>
        <vt:i4>8</vt:i4>
      </vt:variant>
      <vt:variant>
        <vt:i4>0</vt:i4>
      </vt:variant>
      <vt:variant>
        <vt:i4>5</vt:i4>
      </vt:variant>
      <vt:variant>
        <vt:lpwstr/>
      </vt:variant>
      <vt:variant>
        <vt:lpwstr>_Toc183179596</vt:lpwstr>
      </vt:variant>
      <vt:variant>
        <vt:i4>1966128</vt:i4>
      </vt:variant>
      <vt:variant>
        <vt:i4>2</vt:i4>
      </vt:variant>
      <vt:variant>
        <vt:i4>0</vt:i4>
      </vt:variant>
      <vt:variant>
        <vt:i4>5</vt:i4>
      </vt:variant>
      <vt:variant>
        <vt:lpwstr/>
      </vt:variant>
      <vt:variant>
        <vt:lpwstr>_Toc183179595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Rickey, Terry W (TJ) JR CIV USARMY CESAM (USA)</dc:creator>
  <cp:keywords/>
  <dc:description/>
  <cp:lastModifiedBy>Rickey, Terry W (TJ) JR CIV USARMY CESAM (USA)</cp:lastModifiedBy>
  <cp:revision>2</cp:revision>
  <dcterms:created xsi:type="dcterms:W3CDTF">2026-05-05T13:44:00Z</dcterms:created>
  <dcterms:modified xsi:type="dcterms:W3CDTF">2026-05-05T13:44:00Z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0x010100F7936CEC0EC9EB488EBF307B0A0537F3</vt:lpwstr>
  </property>
  <property fmtid="{D5CDD505-2E9C-101B-9397-08002B2CF9AE}" pid="3" name="MediaServiceImageTags">
    <vt:lpwstr/>
  </property>
  <property fmtid="{D5CDD505-2E9C-101B-9397-08002B2CF9AE}" pid="4" name="Folder_Number">
    <vt:lpwstr/>
  </property>
  <property fmtid="{D5CDD505-2E9C-101B-9397-08002B2CF9AE}" pid="5" name="Folder_Code">
    <vt:lpwstr/>
  </property>
  <property fmtid="{D5CDD505-2E9C-101B-9397-08002B2CF9AE}" pid="6" name="Folder_Name">
    <vt:lpwstr/>
  </property>
  <property fmtid="{D5CDD505-2E9C-101B-9397-08002B2CF9AE}" pid="7" name="Folder_Description">
    <vt:lpwstr/>
  </property>
  <property fmtid="{D5CDD505-2E9C-101B-9397-08002B2CF9AE}" pid="8" name="/Folder_Name/">
    <vt:lpwstr/>
  </property>
  <property fmtid="{D5CDD505-2E9C-101B-9397-08002B2CF9AE}" pid="9" name="/Folder_Description/">
    <vt:lpwstr/>
  </property>
  <property fmtid="{D5CDD505-2E9C-101B-9397-08002B2CF9AE}" pid="10" name="Folder_Version">
    <vt:lpwstr/>
  </property>
  <property fmtid="{D5CDD505-2E9C-101B-9397-08002B2CF9AE}" pid="11" name="Folder_VersionSeq">
    <vt:lpwstr/>
  </property>
  <property fmtid="{D5CDD505-2E9C-101B-9397-08002B2CF9AE}" pid="12" name="Folder_Manager">
    <vt:lpwstr/>
  </property>
  <property fmtid="{D5CDD505-2E9C-101B-9397-08002B2CF9AE}" pid="13" name="Folder_ManagerDesc">
    <vt:lpwstr/>
  </property>
  <property fmtid="{D5CDD505-2E9C-101B-9397-08002B2CF9AE}" pid="14" name="Folder_Storage">
    <vt:lpwstr/>
  </property>
  <property fmtid="{D5CDD505-2E9C-101B-9397-08002B2CF9AE}" pid="15" name="Folder_StorageDesc">
    <vt:lpwstr/>
  </property>
  <property fmtid="{D5CDD505-2E9C-101B-9397-08002B2CF9AE}" pid="16" name="Folder_Creator">
    <vt:lpwstr/>
  </property>
  <property fmtid="{D5CDD505-2E9C-101B-9397-08002B2CF9AE}" pid="17" name="Folder_CreatorDesc">
    <vt:lpwstr/>
  </property>
  <property fmtid="{D5CDD505-2E9C-101B-9397-08002B2CF9AE}" pid="18" name="Folder_CreateDate">
    <vt:lpwstr/>
  </property>
  <property fmtid="{D5CDD505-2E9C-101B-9397-08002B2CF9AE}" pid="19" name="Folder_Updater">
    <vt:lpwstr/>
  </property>
  <property fmtid="{D5CDD505-2E9C-101B-9397-08002B2CF9AE}" pid="20" name="Folder_UpdaterDesc">
    <vt:lpwstr/>
  </property>
  <property fmtid="{D5CDD505-2E9C-101B-9397-08002B2CF9AE}" pid="21" name="Folder_UpdateDate">
    <vt:lpwstr/>
  </property>
  <property fmtid="{D5CDD505-2E9C-101B-9397-08002B2CF9AE}" pid="22" name="Document_Number">
    <vt:lpwstr/>
  </property>
  <property fmtid="{D5CDD505-2E9C-101B-9397-08002B2CF9AE}" pid="23" name="Document_Name">
    <vt:lpwstr/>
  </property>
  <property fmtid="{D5CDD505-2E9C-101B-9397-08002B2CF9AE}" pid="24" name="Document_FileName">
    <vt:lpwstr/>
  </property>
  <property fmtid="{D5CDD505-2E9C-101B-9397-08002B2CF9AE}" pid="25" name="Document_Version">
    <vt:lpwstr/>
  </property>
  <property fmtid="{D5CDD505-2E9C-101B-9397-08002B2CF9AE}" pid="26" name="Document_VersionSeq">
    <vt:lpwstr/>
  </property>
  <property fmtid="{D5CDD505-2E9C-101B-9397-08002B2CF9AE}" pid="27" name="Document_Creator">
    <vt:lpwstr/>
  </property>
  <property fmtid="{D5CDD505-2E9C-101B-9397-08002B2CF9AE}" pid="28" name="Document_CreatorDesc">
    <vt:lpwstr/>
  </property>
  <property fmtid="{D5CDD505-2E9C-101B-9397-08002B2CF9AE}" pid="29" name="Document_CreateDate">
    <vt:lpwstr/>
  </property>
  <property fmtid="{D5CDD505-2E9C-101B-9397-08002B2CF9AE}" pid="30" name="Document_Updater">
    <vt:lpwstr/>
  </property>
  <property fmtid="{D5CDD505-2E9C-101B-9397-08002B2CF9AE}" pid="31" name="Document_UpdaterDesc">
    <vt:lpwstr/>
  </property>
  <property fmtid="{D5CDD505-2E9C-101B-9397-08002B2CF9AE}" pid="32" name="Document_UpdateDate">
    <vt:lpwstr/>
  </property>
  <property fmtid="{D5CDD505-2E9C-101B-9397-08002B2CF9AE}" pid="33" name="Document_Size">
    <vt:lpwstr/>
  </property>
  <property fmtid="{D5CDD505-2E9C-101B-9397-08002B2CF9AE}" pid="34" name="Document_Storage">
    <vt:lpwstr/>
  </property>
  <property fmtid="{D5CDD505-2E9C-101B-9397-08002B2CF9AE}" pid="35" name="Document_StorageDesc">
    <vt:lpwstr/>
  </property>
  <property fmtid="{D5CDD505-2E9C-101B-9397-08002B2CF9AE}" pid="36" name="Document_Department">
    <vt:lpwstr/>
  </property>
  <property fmtid="{D5CDD505-2E9C-101B-9397-08002B2CF9AE}" pid="37" name="Document_DepartmentDesc">
    <vt:lpwstr/>
  </property>
</Properties>
</file>